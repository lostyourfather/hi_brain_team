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24AB5" w14:textId="77777777" w:rsidR="0070628A" w:rsidRPr="00491C47" w:rsidRDefault="0070628A" w:rsidP="0070628A">
      <w:pPr>
        <w:contextualSpacing/>
        <w:jc w:val="center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Паспорт Образовательной программы</w:t>
      </w:r>
    </w:p>
    <w:p w14:paraId="2B2BD372" w14:textId="77777777" w:rsidR="0070628A" w:rsidRDefault="0070628A" w:rsidP="0070628A">
      <w:pPr>
        <w:jc w:val="center"/>
        <w:rPr>
          <w:rFonts w:eastAsiaTheme="minorHAnsi"/>
          <w:b/>
          <w:sz w:val="28"/>
          <w:szCs w:val="28"/>
          <w:lang w:eastAsia="en-US"/>
        </w:rPr>
      </w:pPr>
    </w:p>
    <w:p w14:paraId="5B040C1F" w14:textId="77777777" w:rsidR="00864C98" w:rsidRDefault="0070628A" w:rsidP="0070628A">
      <w:pPr>
        <w:jc w:val="center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«</w:t>
      </w:r>
      <w:r w:rsidR="00864C98" w:rsidRPr="00864C98">
        <w:rPr>
          <w:rFonts w:eastAsiaTheme="minorHAnsi"/>
          <w:sz w:val="28"/>
          <w:szCs w:val="28"/>
          <w:lang w:eastAsia="en-US"/>
        </w:rPr>
        <w:t xml:space="preserve">Методы несанкционированного доступа к информации </w:t>
      </w:r>
    </w:p>
    <w:p w14:paraId="14C8E3EA" w14:textId="0F08ADE6" w:rsidR="0070628A" w:rsidRPr="00491C47" w:rsidRDefault="00864C98" w:rsidP="0070628A">
      <w:pPr>
        <w:jc w:val="center"/>
        <w:rPr>
          <w:rFonts w:eastAsiaTheme="minorHAnsi"/>
          <w:b/>
          <w:sz w:val="28"/>
          <w:szCs w:val="28"/>
          <w:lang w:eastAsia="en-US"/>
        </w:rPr>
      </w:pPr>
      <w:r w:rsidRPr="00864C98">
        <w:rPr>
          <w:rFonts w:eastAsiaTheme="minorHAnsi"/>
          <w:sz w:val="28"/>
          <w:szCs w:val="28"/>
          <w:lang w:eastAsia="en-US"/>
        </w:rPr>
        <w:t>и противодействие им</w:t>
      </w:r>
      <w:r w:rsidR="0070628A" w:rsidRPr="00491C47">
        <w:rPr>
          <w:rFonts w:eastAsiaTheme="minorHAnsi"/>
          <w:b/>
          <w:sz w:val="28"/>
          <w:szCs w:val="28"/>
          <w:lang w:eastAsia="en-US"/>
        </w:rPr>
        <w:t>»</w:t>
      </w:r>
    </w:p>
    <w:p w14:paraId="79DC39AF" w14:textId="77777777" w:rsidR="0070628A" w:rsidRPr="00491C47" w:rsidRDefault="0070628A" w:rsidP="0070628A">
      <w:pPr>
        <w:jc w:val="center"/>
        <w:rPr>
          <w:rFonts w:eastAsiaTheme="minorHAnsi"/>
          <w:b/>
          <w:lang w:eastAsia="en-US"/>
        </w:rPr>
      </w:pP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3447"/>
        <w:gridCol w:w="6041"/>
      </w:tblGrid>
      <w:tr w:rsidR="0070628A" w:rsidRPr="00491C47" w14:paraId="4E057FE5" w14:textId="77777777" w:rsidTr="0070628A">
        <w:tc>
          <w:tcPr>
            <w:tcW w:w="3471" w:type="dxa"/>
          </w:tcPr>
          <w:p w14:paraId="109DD8D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Версия программы</w:t>
            </w:r>
          </w:p>
        </w:tc>
        <w:tc>
          <w:tcPr>
            <w:tcW w:w="6100" w:type="dxa"/>
          </w:tcPr>
          <w:p w14:paraId="1293E003" w14:textId="7AEA8B52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1 </w:t>
            </w:r>
          </w:p>
        </w:tc>
      </w:tr>
      <w:tr w:rsidR="0070628A" w:rsidRPr="00491C47" w14:paraId="3D654263" w14:textId="77777777" w:rsidTr="0070628A">
        <w:tc>
          <w:tcPr>
            <w:tcW w:w="3471" w:type="dxa"/>
          </w:tcPr>
          <w:p w14:paraId="440865D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Дата Версии</w:t>
            </w:r>
          </w:p>
        </w:tc>
        <w:tc>
          <w:tcPr>
            <w:tcW w:w="6100" w:type="dxa"/>
          </w:tcPr>
          <w:p w14:paraId="11387175" w14:textId="1D15AD15" w:rsidR="0070628A" w:rsidRPr="00491C47" w:rsidRDefault="00864C98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</w:t>
            </w:r>
            <w:r w:rsidR="0070628A"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.10.2020  </w:t>
            </w:r>
          </w:p>
        </w:tc>
      </w:tr>
    </w:tbl>
    <w:p w14:paraId="70B0A23C" w14:textId="77777777" w:rsidR="0070628A" w:rsidRPr="00491C47" w:rsidRDefault="0070628A" w:rsidP="0070628A">
      <w:pPr>
        <w:rPr>
          <w:rFonts w:eastAsiaTheme="minorHAnsi"/>
          <w:b/>
          <w:sz w:val="28"/>
          <w:szCs w:val="28"/>
          <w:lang w:eastAsia="en-US"/>
        </w:rPr>
      </w:pPr>
    </w:p>
    <w:p w14:paraId="434CC292" w14:textId="77777777" w:rsidR="0070628A" w:rsidRPr="00491C47" w:rsidRDefault="0070628A" w:rsidP="007E0B63">
      <w:pPr>
        <w:numPr>
          <w:ilvl w:val="0"/>
          <w:numId w:val="3"/>
        </w:numPr>
        <w:ind w:left="0" w:firstLine="0"/>
        <w:contextualSpacing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Сведения о Провайдере</w:t>
      </w: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566"/>
        <w:gridCol w:w="3096"/>
        <w:gridCol w:w="5826"/>
      </w:tblGrid>
      <w:tr w:rsidR="0070628A" w:rsidRPr="00491C47" w14:paraId="18945B5F" w14:textId="77777777" w:rsidTr="0070628A">
        <w:tc>
          <w:tcPr>
            <w:tcW w:w="532" w:type="dxa"/>
          </w:tcPr>
          <w:p w14:paraId="72D12EBB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1.1</w:t>
            </w:r>
          </w:p>
        </w:tc>
        <w:tc>
          <w:tcPr>
            <w:tcW w:w="3476" w:type="dxa"/>
          </w:tcPr>
          <w:p w14:paraId="5DFAB80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Провайдер</w:t>
            </w:r>
          </w:p>
        </w:tc>
        <w:tc>
          <w:tcPr>
            <w:tcW w:w="5337" w:type="dxa"/>
          </w:tcPr>
          <w:p w14:paraId="7672437F" w14:textId="395FC1AE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bookmarkStart w:id="0" w:name="_Hlk53152766"/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Автономная некоммерческая организация инновационного развития образования и науки </w:t>
            </w:r>
            <w:r w:rsidRPr="0070628A">
              <w:rPr>
                <w:rFonts w:eastAsiaTheme="minorHAnsi"/>
                <w:sz w:val="28"/>
                <w:szCs w:val="28"/>
                <w:lang w:eastAsia="en-US"/>
              </w:rPr>
              <w:t>«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ФИРОН</w:t>
            </w:r>
            <w:bookmarkEnd w:id="0"/>
            <w:r w:rsidRPr="0070628A">
              <w:rPr>
                <w:rFonts w:eastAsiaTheme="minorHAnsi"/>
                <w:sz w:val="28"/>
                <w:szCs w:val="28"/>
                <w:lang w:eastAsia="en-US"/>
              </w:rPr>
              <w:t>»</w:t>
            </w:r>
          </w:p>
        </w:tc>
      </w:tr>
      <w:tr w:rsidR="0070628A" w:rsidRPr="00491C47" w14:paraId="497E2F93" w14:textId="77777777" w:rsidTr="0070628A">
        <w:tc>
          <w:tcPr>
            <w:tcW w:w="532" w:type="dxa"/>
          </w:tcPr>
          <w:p w14:paraId="0E820549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1.2</w:t>
            </w:r>
          </w:p>
        </w:tc>
        <w:tc>
          <w:tcPr>
            <w:tcW w:w="3476" w:type="dxa"/>
          </w:tcPr>
          <w:p w14:paraId="2D1176B8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12044956" w14:textId="4B5B83E5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noProof/>
                <w:sz w:val="28"/>
                <w:szCs w:val="28"/>
                <w:lang w:eastAsia="en-US"/>
              </w:rPr>
              <w:drawing>
                <wp:inline distT="0" distB="0" distL="0" distR="0" wp14:anchorId="0EE0B3A0" wp14:editId="5D57B460">
                  <wp:extent cx="3559175" cy="1779778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1313" cy="1795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   </w:t>
            </w:r>
          </w:p>
        </w:tc>
      </w:tr>
      <w:tr w:rsidR="0070628A" w:rsidRPr="00491C47" w14:paraId="4CEEE8B3" w14:textId="77777777" w:rsidTr="0070628A">
        <w:tc>
          <w:tcPr>
            <w:tcW w:w="532" w:type="dxa"/>
          </w:tcPr>
          <w:p w14:paraId="08F3F13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1.3</w:t>
            </w:r>
          </w:p>
        </w:tc>
        <w:tc>
          <w:tcPr>
            <w:tcW w:w="3476" w:type="dxa"/>
          </w:tcPr>
          <w:p w14:paraId="117AC55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Провайдер ИНН</w:t>
            </w:r>
          </w:p>
        </w:tc>
        <w:tc>
          <w:tcPr>
            <w:tcW w:w="5337" w:type="dxa"/>
          </w:tcPr>
          <w:p w14:paraId="2DF28BEE" w14:textId="2AF62C9A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6167136916</w:t>
            </w:r>
          </w:p>
        </w:tc>
      </w:tr>
      <w:tr w:rsidR="0070628A" w:rsidRPr="00491C47" w14:paraId="30DF5392" w14:textId="77777777" w:rsidTr="0070628A">
        <w:tc>
          <w:tcPr>
            <w:tcW w:w="532" w:type="dxa"/>
          </w:tcPr>
          <w:p w14:paraId="0462008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1.4</w:t>
            </w:r>
          </w:p>
        </w:tc>
        <w:tc>
          <w:tcPr>
            <w:tcW w:w="3476" w:type="dxa"/>
          </w:tcPr>
          <w:p w14:paraId="3EBC2625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за программу ФИО</w:t>
            </w:r>
          </w:p>
        </w:tc>
        <w:tc>
          <w:tcPr>
            <w:tcW w:w="5337" w:type="dxa"/>
          </w:tcPr>
          <w:p w14:paraId="53103C1F" w14:textId="1A61333D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Гвоздева Вера Сергеевна</w:t>
            </w:r>
          </w:p>
        </w:tc>
      </w:tr>
      <w:tr w:rsidR="0070628A" w:rsidRPr="00491C47" w14:paraId="2B173CA0" w14:textId="77777777" w:rsidTr="0070628A">
        <w:tc>
          <w:tcPr>
            <w:tcW w:w="532" w:type="dxa"/>
          </w:tcPr>
          <w:p w14:paraId="0295C782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1.5</w:t>
            </w:r>
          </w:p>
        </w:tc>
        <w:tc>
          <w:tcPr>
            <w:tcW w:w="3476" w:type="dxa"/>
          </w:tcPr>
          <w:p w14:paraId="471373E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должность</w:t>
            </w:r>
          </w:p>
        </w:tc>
        <w:tc>
          <w:tcPr>
            <w:tcW w:w="5337" w:type="dxa"/>
          </w:tcPr>
          <w:p w14:paraId="50536A06" w14:textId="271C06C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Комьюнити-менеджер</w:t>
            </w:r>
          </w:p>
        </w:tc>
      </w:tr>
      <w:tr w:rsidR="0070628A" w:rsidRPr="00491C47" w14:paraId="07C4A537" w14:textId="77777777" w:rsidTr="0070628A">
        <w:tc>
          <w:tcPr>
            <w:tcW w:w="532" w:type="dxa"/>
          </w:tcPr>
          <w:p w14:paraId="357D94CD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1.6</w:t>
            </w:r>
          </w:p>
        </w:tc>
        <w:tc>
          <w:tcPr>
            <w:tcW w:w="3476" w:type="dxa"/>
          </w:tcPr>
          <w:p w14:paraId="2DC24BA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Телефон</w:t>
            </w:r>
          </w:p>
        </w:tc>
        <w:tc>
          <w:tcPr>
            <w:tcW w:w="5337" w:type="dxa"/>
          </w:tcPr>
          <w:p w14:paraId="11DDDF1A" w14:textId="59456FC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+7 (928) 605-80-15</w:t>
            </w:r>
          </w:p>
        </w:tc>
      </w:tr>
      <w:tr w:rsidR="0070628A" w:rsidRPr="00491C47" w14:paraId="5BFBE020" w14:textId="77777777" w:rsidTr="0070628A">
        <w:tc>
          <w:tcPr>
            <w:tcW w:w="532" w:type="dxa"/>
          </w:tcPr>
          <w:p w14:paraId="1E02EE5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1.7</w:t>
            </w:r>
          </w:p>
        </w:tc>
        <w:tc>
          <w:tcPr>
            <w:tcW w:w="3476" w:type="dxa"/>
          </w:tcPr>
          <w:p w14:paraId="717F7F9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Ответственный Е-</w:t>
            </w: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>mail</w:t>
            </w:r>
          </w:p>
        </w:tc>
        <w:tc>
          <w:tcPr>
            <w:tcW w:w="5337" w:type="dxa"/>
          </w:tcPr>
          <w:p w14:paraId="434F805A" w14:textId="639DCA4E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  <w:r w:rsidR="00864C98">
              <w:rPr>
                <w:rFonts w:eastAsiaTheme="minorHAnsi"/>
                <w:sz w:val="28"/>
                <w:szCs w:val="28"/>
                <w:lang w:val="en-US" w:eastAsia="en-US"/>
              </w:rPr>
              <w:t>v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.gvozdeva@firon.org</w:t>
            </w:r>
          </w:p>
        </w:tc>
      </w:tr>
    </w:tbl>
    <w:p w14:paraId="68D206E3" w14:textId="77777777" w:rsidR="0070628A" w:rsidRPr="00491C47" w:rsidRDefault="0070628A" w:rsidP="0070628A">
      <w:pPr>
        <w:rPr>
          <w:rFonts w:eastAsiaTheme="minorHAnsi"/>
          <w:b/>
          <w:sz w:val="28"/>
          <w:szCs w:val="28"/>
          <w:lang w:eastAsia="en-US"/>
        </w:rPr>
      </w:pPr>
    </w:p>
    <w:p w14:paraId="5C5F1572" w14:textId="77777777" w:rsidR="0070628A" w:rsidRPr="00491C47" w:rsidRDefault="0070628A" w:rsidP="007E0B63">
      <w:pPr>
        <w:numPr>
          <w:ilvl w:val="0"/>
          <w:numId w:val="3"/>
        </w:numPr>
        <w:ind w:left="0" w:firstLine="0"/>
        <w:contextualSpacing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Основные Данные</w:t>
      </w:r>
    </w:p>
    <w:tbl>
      <w:tblPr>
        <w:tblStyle w:val="26"/>
        <w:tblW w:w="9493" w:type="dxa"/>
        <w:tblLayout w:type="fixed"/>
        <w:tblLook w:val="04A0" w:firstRow="1" w:lastRow="0" w:firstColumn="1" w:lastColumn="0" w:noHBand="0" w:noVBand="1"/>
      </w:tblPr>
      <w:tblGrid>
        <w:gridCol w:w="706"/>
        <w:gridCol w:w="3518"/>
        <w:gridCol w:w="5269"/>
      </w:tblGrid>
      <w:tr w:rsidR="0070628A" w:rsidRPr="00491C47" w14:paraId="71475F64" w14:textId="77777777" w:rsidTr="00864C98">
        <w:tc>
          <w:tcPr>
            <w:tcW w:w="706" w:type="dxa"/>
          </w:tcPr>
          <w:p w14:paraId="46C68E3B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518" w:type="dxa"/>
          </w:tcPr>
          <w:p w14:paraId="4A4B42C7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Название</w:t>
            </w:r>
          </w:p>
        </w:tc>
        <w:tc>
          <w:tcPr>
            <w:tcW w:w="5269" w:type="dxa"/>
          </w:tcPr>
          <w:p w14:paraId="444DA1D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Описание</w:t>
            </w:r>
          </w:p>
        </w:tc>
      </w:tr>
      <w:tr w:rsidR="0070628A" w:rsidRPr="00491C47" w14:paraId="0D96D4D1" w14:textId="77777777" w:rsidTr="00864C98">
        <w:tc>
          <w:tcPr>
            <w:tcW w:w="706" w:type="dxa"/>
          </w:tcPr>
          <w:p w14:paraId="5A2383CD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2.1</w:t>
            </w:r>
          </w:p>
        </w:tc>
        <w:tc>
          <w:tcPr>
            <w:tcW w:w="3518" w:type="dxa"/>
          </w:tcPr>
          <w:p w14:paraId="1F842EB5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Название программы</w:t>
            </w:r>
          </w:p>
        </w:tc>
        <w:tc>
          <w:tcPr>
            <w:tcW w:w="5269" w:type="dxa"/>
          </w:tcPr>
          <w:p w14:paraId="2D00AA6D" w14:textId="367D1DE2" w:rsidR="0070628A" w:rsidRPr="00491C47" w:rsidRDefault="00864C98" w:rsidP="00864C98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864C98">
              <w:rPr>
                <w:rFonts w:eastAsiaTheme="minorHAnsi"/>
                <w:sz w:val="28"/>
                <w:szCs w:val="28"/>
                <w:lang w:eastAsia="en-US"/>
              </w:rPr>
              <w:t>Методы несанкционированного доступа к информации и противодействие им</w:t>
            </w:r>
          </w:p>
        </w:tc>
      </w:tr>
      <w:tr w:rsidR="0070628A" w:rsidRPr="00491C47" w14:paraId="75B4FC0C" w14:textId="77777777" w:rsidTr="00864C98">
        <w:tc>
          <w:tcPr>
            <w:tcW w:w="706" w:type="dxa"/>
          </w:tcPr>
          <w:p w14:paraId="6E6F18C2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2.2</w:t>
            </w:r>
          </w:p>
        </w:tc>
        <w:tc>
          <w:tcPr>
            <w:tcW w:w="3518" w:type="dxa"/>
          </w:tcPr>
          <w:p w14:paraId="3715CB94" w14:textId="2EB909D1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Ссылка на страницу программы</w:t>
            </w:r>
          </w:p>
        </w:tc>
        <w:tc>
          <w:tcPr>
            <w:tcW w:w="5269" w:type="dxa"/>
          </w:tcPr>
          <w:p w14:paraId="5A2FC568" w14:textId="78F03BD8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70628A" w:rsidRPr="00491C47" w14:paraId="31ACE1E4" w14:textId="77777777" w:rsidTr="00864C98">
        <w:tc>
          <w:tcPr>
            <w:tcW w:w="706" w:type="dxa"/>
          </w:tcPr>
          <w:p w14:paraId="3B364D5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2.3</w:t>
            </w:r>
          </w:p>
        </w:tc>
        <w:tc>
          <w:tcPr>
            <w:tcW w:w="3518" w:type="dxa"/>
          </w:tcPr>
          <w:p w14:paraId="2D41317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Формат обучения</w:t>
            </w:r>
          </w:p>
        </w:tc>
        <w:tc>
          <w:tcPr>
            <w:tcW w:w="5269" w:type="dxa"/>
          </w:tcPr>
          <w:p w14:paraId="39133A35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Онлайн</w:t>
            </w:r>
          </w:p>
        </w:tc>
      </w:tr>
      <w:tr w:rsidR="0070628A" w:rsidRPr="00491C47" w14:paraId="529F4EE8" w14:textId="77777777" w:rsidTr="00864C98">
        <w:tc>
          <w:tcPr>
            <w:tcW w:w="706" w:type="dxa"/>
          </w:tcPr>
          <w:p w14:paraId="5062AB1D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518" w:type="dxa"/>
          </w:tcPr>
          <w:p w14:paraId="744B55B8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технологий с возможностью передачи данных в форме элементов цифрового следа</w:t>
            </w:r>
          </w:p>
        </w:tc>
        <w:tc>
          <w:tcPr>
            <w:tcW w:w="5269" w:type="dxa"/>
          </w:tcPr>
          <w:p w14:paraId="09245A0D" w14:textId="193722D2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У ОО имеется собственная электронная платформа для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</w:tr>
      <w:tr w:rsidR="0070628A" w:rsidRPr="00491C47" w14:paraId="62DF8394" w14:textId="77777777" w:rsidTr="00864C98">
        <w:tc>
          <w:tcPr>
            <w:tcW w:w="706" w:type="dxa"/>
          </w:tcPr>
          <w:p w14:paraId="44A2FE3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2.4</w:t>
            </w:r>
          </w:p>
        </w:tc>
        <w:tc>
          <w:tcPr>
            <w:tcW w:w="3518" w:type="dxa"/>
          </w:tcPr>
          <w:p w14:paraId="3C00297A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Уровень сложности</w:t>
            </w:r>
          </w:p>
        </w:tc>
        <w:tc>
          <w:tcPr>
            <w:tcW w:w="5269" w:type="dxa"/>
          </w:tcPr>
          <w:p w14:paraId="6D43F373" w14:textId="74346A0B" w:rsidR="0070628A" w:rsidRPr="00491C47" w:rsidRDefault="00864C98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Базовый</w:t>
            </w:r>
          </w:p>
        </w:tc>
      </w:tr>
      <w:tr w:rsidR="0070628A" w:rsidRPr="00491C47" w14:paraId="63B445C5" w14:textId="77777777" w:rsidTr="00864C98">
        <w:tc>
          <w:tcPr>
            <w:tcW w:w="706" w:type="dxa"/>
          </w:tcPr>
          <w:p w14:paraId="33C7A7E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2.5</w:t>
            </w:r>
          </w:p>
        </w:tc>
        <w:tc>
          <w:tcPr>
            <w:tcW w:w="3518" w:type="dxa"/>
          </w:tcPr>
          <w:p w14:paraId="0D80E1F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Количество академических часов</w:t>
            </w:r>
          </w:p>
        </w:tc>
        <w:tc>
          <w:tcPr>
            <w:tcW w:w="5269" w:type="dxa"/>
          </w:tcPr>
          <w:p w14:paraId="2468CE04" w14:textId="039D3458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val="en-US" w:eastAsia="en-US"/>
              </w:rPr>
              <w:t>72</w:t>
            </w:r>
          </w:p>
        </w:tc>
      </w:tr>
      <w:tr w:rsidR="0070628A" w:rsidRPr="00491C47" w14:paraId="2F59C796" w14:textId="77777777" w:rsidTr="00864C98">
        <w:tc>
          <w:tcPr>
            <w:tcW w:w="706" w:type="dxa"/>
          </w:tcPr>
          <w:p w14:paraId="15E57A00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518" w:type="dxa"/>
          </w:tcPr>
          <w:p w14:paraId="1F8606E7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69" w:type="dxa"/>
          </w:tcPr>
          <w:p w14:paraId="73C38888" w14:textId="6E3BB074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3</w:t>
            </w:r>
            <w:r w:rsidR="00864C98"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</w:tr>
      <w:tr w:rsidR="0070628A" w:rsidRPr="00491C47" w14:paraId="610DF2FE" w14:textId="77777777" w:rsidTr="00864C98">
        <w:tc>
          <w:tcPr>
            <w:tcW w:w="706" w:type="dxa"/>
          </w:tcPr>
          <w:p w14:paraId="224A9AD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2.6</w:t>
            </w:r>
          </w:p>
        </w:tc>
        <w:tc>
          <w:tcPr>
            <w:tcW w:w="3518" w:type="dxa"/>
          </w:tcPr>
          <w:p w14:paraId="2322D950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69" w:type="dxa"/>
          </w:tcPr>
          <w:p w14:paraId="0AF7962D" w14:textId="58DE123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30 000</w:t>
            </w:r>
          </w:p>
          <w:p w14:paraId="206AD3C0" w14:textId="3EAE6FFD" w:rsidR="00864C98" w:rsidRDefault="00A5167D" w:rsidP="007E0B63">
            <w:pPr>
              <w:pStyle w:val="a9"/>
              <w:numPr>
                <w:ilvl w:val="0"/>
                <w:numId w:val="4"/>
              </w:numPr>
              <w:rPr>
                <w:rFonts w:eastAsiaTheme="minorHAnsi"/>
                <w:sz w:val="28"/>
                <w:szCs w:val="28"/>
                <w:lang w:eastAsia="en-US"/>
              </w:rPr>
            </w:pPr>
            <w:hyperlink r:id="rId12" w:history="1">
              <w:r w:rsidR="00864C98" w:rsidRPr="008A2B58">
                <w:rPr>
                  <w:rStyle w:val="afd"/>
                  <w:rFonts w:eastAsiaTheme="minorHAnsi"/>
                  <w:sz w:val="28"/>
                  <w:szCs w:val="28"/>
                  <w:lang w:eastAsia="en-US"/>
                </w:rPr>
                <w:t>https://www.infosystems.ru/courses/psikhologiya_upravleniya/protivodeystvie_sotsialnoy_inzhenerii/</w:t>
              </w:r>
            </w:hyperlink>
          </w:p>
          <w:p w14:paraId="0930F399" w14:textId="6B24F940" w:rsidR="00864C98" w:rsidRDefault="00A5167D" w:rsidP="007E0B63">
            <w:pPr>
              <w:pStyle w:val="a9"/>
              <w:numPr>
                <w:ilvl w:val="0"/>
                <w:numId w:val="4"/>
              </w:numPr>
              <w:rPr>
                <w:rFonts w:eastAsiaTheme="minorHAnsi"/>
                <w:sz w:val="28"/>
                <w:szCs w:val="28"/>
                <w:lang w:eastAsia="en-US"/>
              </w:rPr>
            </w:pPr>
            <w:hyperlink r:id="rId13" w:history="1">
              <w:r w:rsidR="00864C98" w:rsidRPr="008A2B58">
                <w:rPr>
                  <w:rStyle w:val="afd"/>
                  <w:rFonts w:eastAsiaTheme="minorHAnsi"/>
                  <w:sz w:val="28"/>
                  <w:szCs w:val="28"/>
                  <w:lang w:eastAsia="en-US"/>
                </w:rPr>
                <w:t>https://itsecurity.ru/catalog/eb12/</w:t>
              </w:r>
            </w:hyperlink>
          </w:p>
          <w:p w14:paraId="220CBE79" w14:textId="0B73B616" w:rsidR="00864C98" w:rsidRDefault="00A5167D" w:rsidP="007E0B63">
            <w:pPr>
              <w:pStyle w:val="a9"/>
              <w:numPr>
                <w:ilvl w:val="0"/>
                <w:numId w:val="4"/>
              </w:numPr>
              <w:rPr>
                <w:rFonts w:eastAsiaTheme="minorHAnsi"/>
                <w:sz w:val="28"/>
                <w:szCs w:val="28"/>
                <w:lang w:eastAsia="en-US"/>
              </w:rPr>
            </w:pPr>
            <w:hyperlink r:id="rId14" w:history="1">
              <w:r w:rsidR="00864C98" w:rsidRPr="008A2B58">
                <w:rPr>
                  <w:rStyle w:val="afd"/>
                  <w:rFonts w:eastAsiaTheme="minorHAnsi"/>
                  <w:sz w:val="28"/>
                  <w:szCs w:val="28"/>
                  <w:lang w:eastAsia="en-US"/>
                </w:rPr>
                <w:t>https://uc-echelon.ru/nashi-kursy/kursy-podgotovki-etichnyh-hakerov/podgotovka-etichnyh-hakerov/</w:t>
              </w:r>
            </w:hyperlink>
          </w:p>
          <w:p w14:paraId="50DD9E47" w14:textId="075D5183" w:rsidR="00864C98" w:rsidRPr="005C5192" w:rsidRDefault="00864C98" w:rsidP="00864C98">
            <w:pPr>
              <w:pStyle w:val="a9"/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70628A" w:rsidRPr="00491C47" w14:paraId="37538A58" w14:textId="77777777" w:rsidTr="00864C98">
        <w:tc>
          <w:tcPr>
            <w:tcW w:w="706" w:type="dxa"/>
          </w:tcPr>
          <w:p w14:paraId="6F2FD502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2.7</w:t>
            </w:r>
          </w:p>
        </w:tc>
        <w:tc>
          <w:tcPr>
            <w:tcW w:w="3518" w:type="dxa"/>
          </w:tcPr>
          <w:p w14:paraId="190BACA8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Минимальное количество человек на курсе</w:t>
            </w:r>
          </w:p>
        </w:tc>
        <w:tc>
          <w:tcPr>
            <w:tcW w:w="5269" w:type="dxa"/>
          </w:tcPr>
          <w:p w14:paraId="6FEB777B" w14:textId="2A913540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70628A">
              <w:rPr>
                <w:rFonts w:eastAsiaTheme="minorHAnsi"/>
                <w:sz w:val="28"/>
                <w:szCs w:val="28"/>
                <w:lang w:eastAsia="en-US"/>
              </w:rPr>
              <w:t>1</w:t>
            </w:r>
          </w:p>
        </w:tc>
      </w:tr>
      <w:tr w:rsidR="0070628A" w:rsidRPr="00491C47" w14:paraId="0AF2C815" w14:textId="77777777" w:rsidTr="00864C98">
        <w:tc>
          <w:tcPr>
            <w:tcW w:w="706" w:type="dxa"/>
          </w:tcPr>
          <w:p w14:paraId="1AEF11BC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2.8</w:t>
            </w:r>
          </w:p>
        </w:tc>
        <w:tc>
          <w:tcPr>
            <w:tcW w:w="3518" w:type="dxa"/>
          </w:tcPr>
          <w:p w14:paraId="608822E0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Максимальное количество человек на курсе</w:t>
            </w:r>
          </w:p>
        </w:tc>
        <w:tc>
          <w:tcPr>
            <w:tcW w:w="5269" w:type="dxa"/>
          </w:tcPr>
          <w:p w14:paraId="61AED373" w14:textId="3A046DE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100 000</w:t>
            </w:r>
          </w:p>
        </w:tc>
      </w:tr>
      <w:tr w:rsidR="0070628A" w:rsidRPr="00491C47" w14:paraId="63449525" w14:textId="77777777" w:rsidTr="00864C98">
        <w:tc>
          <w:tcPr>
            <w:tcW w:w="706" w:type="dxa"/>
          </w:tcPr>
          <w:p w14:paraId="1EF29749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2.9</w:t>
            </w:r>
          </w:p>
        </w:tc>
        <w:tc>
          <w:tcPr>
            <w:tcW w:w="3518" w:type="dxa"/>
          </w:tcPr>
          <w:p w14:paraId="5BA29433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 xml:space="preserve">Данные о количестве слушателей, ранее </w:t>
            </w:r>
            <w:r w:rsidRPr="00491C47">
              <w:rPr>
                <w:rFonts w:eastAsiaTheme="minorHAnsi"/>
                <w:sz w:val="28"/>
                <w:szCs w:val="28"/>
                <w:lang w:eastAsia="en-US"/>
              </w:rPr>
              <w:lastRenderedPageBreak/>
              <w:t>успешно прошедших обучение по образовательной программе</w:t>
            </w:r>
          </w:p>
        </w:tc>
        <w:tc>
          <w:tcPr>
            <w:tcW w:w="5269" w:type="dxa"/>
          </w:tcPr>
          <w:p w14:paraId="071C49B7" w14:textId="3FE73C6A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</w:tr>
      <w:tr w:rsidR="0070628A" w:rsidRPr="00491C47" w14:paraId="644C0AEF" w14:textId="77777777" w:rsidTr="00864C98">
        <w:tc>
          <w:tcPr>
            <w:tcW w:w="706" w:type="dxa"/>
          </w:tcPr>
          <w:p w14:paraId="591A97F6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2.10</w:t>
            </w:r>
          </w:p>
        </w:tc>
        <w:tc>
          <w:tcPr>
            <w:tcW w:w="3518" w:type="dxa"/>
          </w:tcPr>
          <w:p w14:paraId="6C44AB4E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Формы аттестации</w:t>
            </w:r>
          </w:p>
        </w:tc>
        <w:tc>
          <w:tcPr>
            <w:tcW w:w="5269" w:type="dxa"/>
          </w:tcPr>
          <w:p w14:paraId="216CC19B" w14:textId="0F1B3CDF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тестирование</w:t>
            </w:r>
          </w:p>
        </w:tc>
      </w:tr>
      <w:tr w:rsidR="0070628A" w:rsidRPr="00491C47" w14:paraId="3DA1AA89" w14:textId="77777777" w:rsidTr="00864C98">
        <w:tc>
          <w:tcPr>
            <w:tcW w:w="706" w:type="dxa"/>
          </w:tcPr>
          <w:p w14:paraId="544C526F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</w:p>
        </w:tc>
        <w:tc>
          <w:tcPr>
            <w:tcW w:w="3518" w:type="dxa"/>
          </w:tcPr>
          <w:p w14:paraId="0F033D7A" w14:textId="77777777" w:rsidR="0070628A" w:rsidRPr="00491C47" w:rsidRDefault="0070628A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491C47">
              <w:rPr>
                <w:rFonts w:eastAsiaTheme="minorHAnsi"/>
                <w:sz w:val="28"/>
                <w:szCs w:val="28"/>
                <w:lang w:eastAsia="en-US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69" w:type="dxa"/>
          </w:tcPr>
          <w:p w14:paraId="0A5A19EF" w14:textId="5BB599CF" w:rsidR="0070628A" w:rsidRPr="00491C47" w:rsidRDefault="00622AB0" w:rsidP="0070628A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22AB0">
              <w:rPr>
                <w:rFonts w:eastAsiaTheme="minorHAnsi"/>
                <w:sz w:val="28"/>
                <w:szCs w:val="28"/>
                <w:lang w:eastAsia="en-US"/>
              </w:rPr>
              <w:t>Компетенции в направлении информационной безопасности</w:t>
            </w:r>
          </w:p>
        </w:tc>
      </w:tr>
    </w:tbl>
    <w:p w14:paraId="7E1812E5" w14:textId="77777777" w:rsidR="0070628A" w:rsidRPr="00491C47" w:rsidRDefault="0070628A" w:rsidP="0070628A">
      <w:pPr>
        <w:rPr>
          <w:rFonts w:eastAsiaTheme="minorHAnsi"/>
          <w:b/>
          <w:sz w:val="28"/>
          <w:szCs w:val="28"/>
          <w:lang w:eastAsia="en-US"/>
        </w:rPr>
      </w:pPr>
    </w:p>
    <w:p w14:paraId="7C99E62E" w14:textId="77777777" w:rsidR="0070628A" w:rsidRPr="00491C47" w:rsidRDefault="0070628A" w:rsidP="007E0B63">
      <w:pPr>
        <w:numPr>
          <w:ilvl w:val="0"/>
          <w:numId w:val="3"/>
        </w:numPr>
        <w:ind w:left="0" w:firstLine="0"/>
        <w:contextualSpacing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Аннотация программы</w:t>
      </w:r>
    </w:p>
    <w:p w14:paraId="74C72BB2" w14:textId="77777777" w:rsidR="0070628A" w:rsidRDefault="0070628A" w:rsidP="0070628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2C88872" w14:textId="77777777" w:rsidR="00CA1AC2" w:rsidRPr="00CA1AC2" w:rsidRDefault="00CA1AC2" w:rsidP="00CA1AC2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A1AC2">
        <w:rPr>
          <w:rFonts w:eastAsiaTheme="minorHAnsi"/>
          <w:sz w:val="28"/>
          <w:szCs w:val="28"/>
          <w:lang w:eastAsia="en-US"/>
        </w:rPr>
        <w:t>Онлайн-курс «Методы несанкционированного доступа к информации и противодействие им» поможет специалистам информационной безопасности сформировать навыки организации защиты информации.</w:t>
      </w:r>
    </w:p>
    <w:p w14:paraId="43A6F48C" w14:textId="77777777" w:rsidR="00CA1AC2" w:rsidRDefault="00CA1AC2" w:rsidP="00CA1AC2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A1AC2">
        <w:rPr>
          <w:rFonts w:eastAsiaTheme="minorHAnsi"/>
          <w:sz w:val="28"/>
          <w:szCs w:val="28"/>
          <w:lang w:eastAsia="en-US"/>
        </w:rPr>
        <w:t>Цель курса – сформировать у слушателей представление о многообразии способов несанкционированного доступа к информации и навыки противодействия им.</w:t>
      </w:r>
    </w:p>
    <w:p w14:paraId="24AF55A6" w14:textId="7E55FBB9" w:rsidR="0070628A" w:rsidRPr="00491C47" w:rsidRDefault="0070628A" w:rsidP="00CA1AC2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Задачи программы:</w:t>
      </w:r>
    </w:p>
    <w:p w14:paraId="31DAE078" w14:textId="1C9CD1A4" w:rsidR="00CA1AC2" w:rsidRPr="003E1CF8" w:rsidRDefault="00CA1AC2" w:rsidP="007E0B63">
      <w:pPr>
        <w:pStyle w:val="a9"/>
        <w:numPr>
          <w:ilvl w:val="0"/>
          <w:numId w:val="5"/>
        </w:numPr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изучение правовых основ и законодательства Российской Федерации;</w:t>
      </w:r>
    </w:p>
    <w:p w14:paraId="34E225EC" w14:textId="6511EE74" w:rsidR="00CA1AC2" w:rsidRPr="003E1CF8" w:rsidRDefault="00CA1AC2" w:rsidP="007E0B63">
      <w:pPr>
        <w:pStyle w:val="a9"/>
        <w:numPr>
          <w:ilvl w:val="0"/>
          <w:numId w:val="5"/>
        </w:numPr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изучение требований регуляторов по защите конфиденциальной информации;</w:t>
      </w:r>
    </w:p>
    <w:p w14:paraId="62D5AFC4" w14:textId="09FEDD08" w:rsidR="00CA1AC2" w:rsidRPr="003E1CF8" w:rsidRDefault="00CA1AC2" w:rsidP="007E0B63">
      <w:pPr>
        <w:pStyle w:val="a9"/>
        <w:numPr>
          <w:ilvl w:val="0"/>
          <w:numId w:val="5"/>
        </w:numPr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подготовка к проведению аттестации объектов информатизации на соответствие требованиям по защите информации;</w:t>
      </w:r>
    </w:p>
    <w:p w14:paraId="3AC4D4A9" w14:textId="2CA05ACE" w:rsidR="00CA1AC2" w:rsidRPr="003E1CF8" w:rsidRDefault="00CA1AC2" w:rsidP="007E0B63">
      <w:pPr>
        <w:pStyle w:val="a9"/>
        <w:numPr>
          <w:ilvl w:val="0"/>
          <w:numId w:val="5"/>
        </w:numPr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изучение методов несанкционированного доступа к защищаемой информации с использованием технических средств и без них;</w:t>
      </w:r>
    </w:p>
    <w:p w14:paraId="375CCA62" w14:textId="26869A18" w:rsidR="0070628A" w:rsidRPr="003E1CF8" w:rsidRDefault="00CA1AC2" w:rsidP="007E0B63">
      <w:pPr>
        <w:pStyle w:val="a9"/>
        <w:numPr>
          <w:ilvl w:val="0"/>
          <w:numId w:val="5"/>
        </w:numPr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изучение методов противодействия хакерским атакам.</w:t>
      </w:r>
    </w:p>
    <w:p w14:paraId="67C6D722" w14:textId="77777777" w:rsidR="00CA1AC2" w:rsidRPr="00491C47" w:rsidRDefault="00CA1AC2" w:rsidP="00CA1AC2">
      <w:pPr>
        <w:ind w:firstLine="709"/>
        <w:contextualSpacing/>
        <w:jc w:val="both"/>
        <w:rPr>
          <w:rFonts w:eastAsiaTheme="minorHAnsi"/>
          <w:sz w:val="28"/>
          <w:szCs w:val="28"/>
        </w:rPr>
      </w:pPr>
    </w:p>
    <w:p w14:paraId="7DCCD5C8" w14:textId="165A93C8" w:rsidR="0070628A" w:rsidRPr="00491C47" w:rsidRDefault="0070628A" w:rsidP="0070628A">
      <w:pPr>
        <w:ind w:firstLine="709"/>
        <w:contextualSpacing/>
        <w:jc w:val="both"/>
        <w:rPr>
          <w:rFonts w:eastAsiaTheme="minorHAnsi"/>
          <w:sz w:val="28"/>
          <w:szCs w:val="28"/>
        </w:rPr>
      </w:pPr>
      <w:r w:rsidRPr="00491C47">
        <w:rPr>
          <w:rFonts w:eastAsiaTheme="minorHAnsi"/>
          <w:sz w:val="28"/>
          <w:szCs w:val="28"/>
        </w:rPr>
        <w:t>Кадровое обеспечение программы осуществляет коллектив Общества с ограниченной ответственностью «</w:t>
      </w:r>
      <w:r w:rsidR="003E1CF8">
        <w:rPr>
          <w:rFonts w:eastAsiaTheme="minorHAnsi"/>
          <w:sz w:val="28"/>
          <w:szCs w:val="28"/>
        </w:rPr>
        <w:t>Научный центр по защите информации</w:t>
      </w:r>
      <w:r w:rsidRPr="00491C47">
        <w:rPr>
          <w:rFonts w:eastAsiaTheme="minorHAnsi"/>
          <w:sz w:val="28"/>
          <w:szCs w:val="28"/>
        </w:rPr>
        <w:t>» (ООО «НЦ</w:t>
      </w:r>
      <w:r w:rsidR="003E1CF8">
        <w:rPr>
          <w:rFonts w:eastAsiaTheme="minorHAnsi"/>
          <w:sz w:val="28"/>
          <w:szCs w:val="28"/>
        </w:rPr>
        <w:t>ЗИ</w:t>
      </w:r>
      <w:r w:rsidRPr="00491C47">
        <w:rPr>
          <w:rFonts w:eastAsiaTheme="minorHAnsi"/>
          <w:sz w:val="28"/>
          <w:szCs w:val="28"/>
        </w:rPr>
        <w:t xml:space="preserve">») и сотрудники Автономной некоммерческой организации «Фонд инновационного развития образования и науки» (АНО «ФИРОН»). Для повышения качества преподавания в рамках утверждённой программы к чтению лекций и итоговой аттестации могут привлекаться сотрудники организаций-партнеров. </w:t>
      </w:r>
    </w:p>
    <w:p w14:paraId="36326519" w14:textId="7D8A3C83" w:rsidR="0070628A" w:rsidRPr="00491C47" w:rsidRDefault="0070628A" w:rsidP="0070628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</w:rPr>
        <w:t>Преподавател</w:t>
      </w:r>
      <w:r w:rsidR="00810042">
        <w:rPr>
          <w:rFonts w:eastAsiaTheme="minorHAnsi"/>
          <w:sz w:val="28"/>
          <w:szCs w:val="28"/>
        </w:rPr>
        <w:t>и</w:t>
      </w:r>
      <w:r w:rsidRPr="00491C47">
        <w:rPr>
          <w:rFonts w:eastAsiaTheme="minorHAnsi"/>
          <w:sz w:val="28"/>
          <w:szCs w:val="28"/>
        </w:rPr>
        <w:t xml:space="preserve"> курса – Инженер</w:t>
      </w:r>
      <w:r w:rsidR="00810042">
        <w:rPr>
          <w:rFonts w:eastAsiaTheme="minorHAnsi"/>
          <w:sz w:val="28"/>
          <w:szCs w:val="28"/>
        </w:rPr>
        <w:t>ы</w:t>
      </w:r>
      <w:r w:rsidRPr="00491C47">
        <w:rPr>
          <w:rFonts w:eastAsiaTheme="minorHAnsi"/>
          <w:sz w:val="28"/>
          <w:szCs w:val="28"/>
        </w:rPr>
        <w:t xml:space="preserve"> ООО «Н</w:t>
      </w:r>
      <w:r w:rsidR="003E1CF8">
        <w:rPr>
          <w:rFonts w:eastAsiaTheme="minorHAnsi"/>
          <w:sz w:val="28"/>
          <w:szCs w:val="28"/>
        </w:rPr>
        <w:t>ЦЗ</w:t>
      </w:r>
      <w:r w:rsidRPr="00491C47">
        <w:rPr>
          <w:rFonts w:eastAsiaTheme="minorHAnsi"/>
          <w:sz w:val="28"/>
          <w:szCs w:val="28"/>
        </w:rPr>
        <w:t>И» (</w:t>
      </w:r>
      <w:r w:rsidR="003E1CF8">
        <w:rPr>
          <w:rFonts w:eastAsiaTheme="minorHAnsi"/>
          <w:sz w:val="28"/>
          <w:szCs w:val="28"/>
        </w:rPr>
        <w:t>Научный центр по защите информации</w:t>
      </w:r>
      <w:r w:rsidRPr="00491C47">
        <w:rPr>
          <w:rFonts w:eastAsiaTheme="minorHAnsi"/>
          <w:sz w:val="28"/>
          <w:szCs w:val="28"/>
        </w:rPr>
        <w:t xml:space="preserve">) </w:t>
      </w:r>
      <w:r w:rsidR="00810042">
        <w:rPr>
          <w:rFonts w:eastAsiaTheme="minorHAnsi"/>
          <w:sz w:val="28"/>
          <w:szCs w:val="28"/>
        </w:rPr>
        <w:t>Горбачев Андрей Викторович и Котенко Евгений Васильевич.</w:t>
      </w:r>
    </w:p>
    <w:p w14:paraId="041D7215" w14:textId="2E8078EC" w:rsidR="0070628A" w:rsidRDefault="0070628A" w:rsidP="0070628A">
      <w:pPr>
        <w:contextualSpacing/>
        <w:rPr>
          <w:rFonts w:eastAsiaTheme="minorHAnsi"/>
          <w:lang w:eastAsia="en-US"/>
        </w:rPr>
      </w:pPr>
      <w:r w:rsidRPr="00491C47">
        <w:rPr>
          <w:rFonts w:eastAsiaTheme="minorHAnsi"/>
          <w:lang w:eastAsia="en-US"/>
        </w:rPr>
        <w:t xml:space="preserve"> </w:t>
      </w:r>
    </w:p>
    <w:p w14:paraId="11ABD32C" w14:textId="77777777" w:rsidR="0070628A" w:rsidRDefault="0070628A">
      <w:pPr>
        <w:spacing w:after="200"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tbl>
      <w:tblPr>
        <w:tblW w:w="9554" w:type="dxa"/>
        <w:tblLayout w:type="fixed"/>
        <w:tblLook w:val="0000" w:firstRow="0" w:lastRow="0" w:firstColumn="0" w:lastColumn="0" w:noHBand="0" w:noVBand="0"/>
      </w:tblPr>
      <w:tblGrid>
        <w:gridCol w:w="9554"/>
      </w:tblGrid>
      <w:tr w:rsidR="0070628A" w14:paraId="37D725A9" w14:textId="77777777" w:rsidTr="0070628A">
        <w:trPr>
          <w:trHeight w:val="1487"/>
        </w:trPr>
        <w:tc>
          <w:tcPr>
            <w:tcW w:w="9554" w:type="dxa"/>
          </w:tcPr>
          <w:p w14:paraId="3BFB6ED1" w14:textId="77777777" w:rsidR="0070628A" w:rsidRDefault="0070628A" w:rsidP="007062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Cambria" w:eastAsia="Cambria" w:hAnsi="Cambria" w:cs="Cambria"/>
                <w:color w:val="000000"/>
                <w:sz w:val="12"/>
                <w:szCs w:val="12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2FCE4EF9" wp14:editId="18B87AE7">
                  <wp:simplePos x="0" y="0"/>
                  <wp:positionH relativeFrom="column">
                    <wp:posOffset>1716406</wp:posOffset>
                  </wp:positionH>
                  <wp:positionV relativeFrom="paragraph">
                    <wp:posOffset>35560</wp:posOffset>
                  </wp:positionV>
                  <wp:extent cx="2438400" cy="881604"/>
                  <wp:effectExtent l="0" t="0" r="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9812" cy="892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0628A" w:rsidRPr="00666FA1" w14:paraId="6D354614" w14:textId="77777777" w:rsidTr="0070628A">
        <w:trPr>
          <w:trHeight w:val="580"/>
        </w:trPr>
        <w:tc>
          <w:tcPr>
            <w:tcW w:w="9554" w:type="dxa"/>
          </w:tcPr>
          <w:p w14:paraId="53CCA726" w14:textId="77777777" w:rsidR="0070628A" w:rsidRPr="00666FA1" w:rsidRDefault="0070628A" w:rsidP="007062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color w:val="000000"/>
              </w:rPr>
            </w:pPr>
            <w:r w:rsidRPr="00666FA1">
              <w:rPr>
                <w:b/>
                <w:color w:val="000000"/>
              </w:rPr>
              <w:t>Автономная некоммерческая организация инновационного развития образования и науки «ФИРОН» (АНО «ФИРОН»)</w:t>
            </w:r>
          </w:p>
        </w:tc>
      </w:tr>
    </w:tbl>
    <w:p w14:paraId="51CA989F" w14:textId="4FD9BFD6" w:rsidR="0070628A" w:rsidRDefault="0070628A" w:rsidP="0070628A">
      <w:pPr>
        <w:jc w:val="center"/>
        <w:rPr>
          <w:rFonts w:eastAsiaTheme="minorHAnsi"/>
          <w:lang w:eastAsia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7"/>
        <w:gridCol w:w="4845"/>
      </w:tblGrid>
      <w:tr w:rsidR="0070628A" w:rsidRPr="00F742E1" w14:paraId="766619F8" w14:textId="77777777" w:rsidTr="0070628A">
        <w:trPr>
          <w:trHeight w:val="465"/>
        </w:trPr>
        <w:tc>
          <w:tcPr>
            <w:tcW w:w="4527" w:type="dxa"/>
          </w:tcPr>
          <w:p w14:paraId="718BB5BE" w14:textId="75D09BE0" w:rsidR="0070628A" w:rsidRDefault="0070628A" w:rsidP="0070628A">
            <w:pPr>
              <w:pStyle w:val="af0"/>
              <w:spacing w:line="360" w:lineRule="auto"/>
              <w:rPr>
                <w:rFonts w:cs="Times New Roman"/>
                <w:szCs w:val="28"/>
                <w:vertAlign w:val="subscript"/>
                <w:lang w:val="ru-RU"/>
              </w:rPr>
            </w:pPr>
          </w:p>
          <w:p w14:paraId="17C8203A" w14:textId="77777777" w:rsidR="0070628A" w:rsidRPr="00F55246" w:rsidRDefault="0070628A" w:rsidP="0070628A">
            <w:pPr>
              <w:rPr>
                <w:lang w:eastAsia="en-US"/>
              </w:rPr>
            </w:pPr>
          </w:p>
          <w:p w14:paraId="7389219E" w14:textId="77777777" w:rsidR="0070628A" w:rsidRPr="00F55246" w:rsidRDefault="0070628A" w:rsidP="0070628A">
            <w:pPr>
              <w:rPr>
                <w:lang w:eastAsia="en-US"/>
              </w:rPr>
            </w:pPr>
          </w:p>
          <w:p w14:paraId="6EDB8E5A" w14:textId="0ED3323D" w:rsidR="0070628A" w:rsidRDefault="0070628A" w:rsidP="0070628A">
            <w:pPr>
              <w:rPr>
                <w:lang w:eastAsia="en-US"/>
              </w:rPr>
            </w:pPr>
          </w:p>
          <w:p w14:paraId="77F0F885" w14:textId="51259B2A" w:rsidR="0070628A" w:rsidRPr="00F55246" w:rsidRDefault="0070628A" w:rsidP="0070628A">
            <w:pPr>
              <w:tabs>
                <w:tab w:val="left" w:pos="1377"/>
              </w:tabs>
              <w:rPr>
                <w:lang w:eastAsia="en-US"/>
              </w:rPr>
            </w:pPr>
            <w:r>
              <w:rPr>
                <w:lang w:eastAsia="en-US"/>
              </w:rPr>
              <w:tab/>
            </w:r>
          </w:p>
        </w:tc>
        <w:tc>
          <w:tcPr>
            <w:tcW w:w="4845" w:type="dxa"/>
          </w:tcPr>
          <w:p w14:paraId="727B00D2" w14:textId="256A8922" w:rsidR="0070628A" w:rsidRPr="00F742E1" w:rsidRDefault="0070628A" w:rsidP="0070628A">
            <w:pPr>
              <w:pStyle w:val="af0"/>
              <w:spacing w:line="360" w:lineRule="auto"/>
              <w:rPr>
                <w:rFonts w:cs="Times New Roman"/>
                <w:b/>
                <w:szCs w:val="28"/>
                <w:lang w:val="ru-RU"/>
              </w:rPr>
            </w:pPr>
          </w:p>
          <w:p w14:paraId="73DB77E4" w14:textId="794C3D10" w:rsidR="0070628A" w:rsidRPr="00F742E1" w:rsidRDefault="0070628A" w:rsidP="0070628A">
            <w:pPr>
              <w:pStyle w:val="af0"/>
              <w:spacing w:line="360" w:lineRule="auto"/>
              <w:rPr>
                <w:rFonts w:cs="Times New Roman"/>
                <w:b/>
                <w:szCs w:val="28"/>
                <w:lang w:val="ru-RU"/>
              </w:rPr>
            </w:pPr>
            <w:r w:rsidRPr="00F742E1">
              <w:rPr>
                <w:rFonts w:cs="Times New Roman"/>
                <w:b/>
                <w:szCs w:val="28"/>
                <w:lang w:val="ru-RU"/>
              </w:rPr>
              <w:t>УТВЕРЖДАЮ</w:t>
            </w:r>
          </w:p>
          <w:p w14:paraId="45934C8E" w14:textId="031BA211" w:rsidR="0070628A" w:rsidRPr="00F742E1" w:rsidRDefault="0070628A" w:rsidP="0070628A">
            <w:pPr>
              <w:spacing w:line="360" w:lineRule="auto"/>
              <w:ind w:firstLine="327"/>
              <w:rPr>
                <w:sz w:val="28"/>
                <w:szCs w:val="28"/>
              </w:rPr>
            </w:pPr>
            <w:r w:rsidRPr="00F742E1">
              <w:rPr>
                <w:sz w:val="28"/>
                <w:szCs w:val="28"/>
              </w:rPr>
              <w:t>Директор</w:t>
            </w:r>
            <w:r w:rsidRPr="00E61A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АНО «ФИРОН»</w:t>
            </w:r>
          </w:p>
          <w:p w14:paraId="3EECBEA0" w14:textId="5DA09EBE" w:rsidR="0070628A" w:rsidRPr="00F742E1" w:rsidRDefault="0070628A" w:rsidP="0070628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742E1">
              <w:rPr>
                <w:sz w:val="28"/>
                <w:szCs w:val="28"/>
              </w:rPr>
              <w:t xml:space="preserve">________________ </w:t>
            </w:r>
            <w:r>
              <w:rPr>
                <w:sz w:val="28"/>
                <w:szCs w:val="28"/>
              </w:rPr>
              <w:t>И.С. Шенгоф</w:t>
            </w:r>
          </w:p>
          <w:p w14:paraId="1B59CE34" w14:textId="631F15CA" w:rsidR="0070628A" w:rsidRPr="00F742E1" w:rsidRDefault="0070628A" w:rsidP="0070628A">
            <w:pPr>
              <w:pStyle w:val="af3"/>
              <w:ind w:firstLine="327"/>
              <w:jc w:val="left"/>
              <w:rPr>
                <w:szCs w:val="28"/>
              </w:rPr>
            </w:pPr>
            <w:r w:rsidRPr="007A58A1">
              <w:rPr>
                <w:szCs w:val="28"/>
              </w:rPr>
              <w:t>«</w:t>
            </w:r>
            <w:r w:rsidR="004B141B">
              <w:rPr>
                <w:szCs w:val="28"/>
                <w:lang w:val="en-US"/>
              </w:rPr>
              <w:t>14</w:t>
            </w:r>
            <w:r w:rsidRPr="007A58A1">
              <w:rPr>
                <w:szCs w:val="28"/>
              </w:rPr>
              <w:t>» октября</w:t>
            </w:r>
            <w:r w:rsidRPr="00F742E1">
              <w:rPr>
                <w:szCs w:val="28"/>
              </w:rPr>
              <w:t xml:space="preserve"> </w:t>
            </w:r>
            <w:r w:rsidRPr="00F742E1">
              <w:rPr>
                <w:szCs w:val="28"/>
              </w:rPr>
              <w:fldChar w:fldCharType="begin"/>
            </w:r>
            <w:r w:rsidRPr="00F742E1">
              <w:rPr>
                <w:szCs w:val="28"/>
              </w:rPr>
              <w:instrText xml:space="preserve"> DATE  \@ "yyyy" \l  \* MERGEFORMAT </w:instrText>
            </w:r>
            <w:r w:rsidRPr="00F742E1">
              <w:rPr>
                <w:szCs w:val="28"/>
              </w:rPr>
              <w:fldChar w:fldCharType="separate"/>
            </w:r>
            <w:r w:rsidR="004B141B">
              <w:rPr>
                <w:noProof/>
                <w:szCs w:val="28"/>
              </w:rPr>
              <w:t>2020</w:t>
            </w:r>
            <w:r w:rsidRPr="00F742E1">
              <w:rPr>
                <w:szCs w:val="28"/>
              </w:rPr>
              <w:fldChar w:fldCharType="end"/>
            </w:r>
            <w:r w:rsidRPr="00F742E1">
              <w:rPr>
                <w:szCs w:val="28"/>
              </w:rPr>
              <w:t xml:space="preserve"> г.</w:t>
            </w:r>
          </w:p>
          <w:p w14:paraId="5F485EB4" w14:textId="77777777" w:rsidR="0070628A" w:rsidRPr="00F742E1" w:rsidRDefault="0070628A" w:rsidP="0070628A">
            <w:pPr>
              <w:pStyle w:val="af0"/>
              <w:spacing w:line="360" w:lineRule="auto"/>
              <w:rPr>
                <w:rFonts w:cs="Times New Roman"/>
                <w:i/>
                <w:szCs w:val="28"/>
                <w:lang w:val="ru-RU"/>
              </w:rPr>
            </w:pPr>
          </w:p>
        </w:tc>
      </w:tr>
    </w:tbl>
    <w:p w14:paraId="21C9FA3C" w14:textId="55FBE8BE" w:rsidR="0070628A" w:rsidRDefault="0070628A" w:rsidP="0070628A">
      <w:pPr>
        <w:pStyle w:val="af3"/>
        <w:ind w:firstLine="0"/>
        <w:jc w:val="center"/>
        <w:rPr>
          <w:b/>
          <w:szCs w:val="28"/>
        </w:rPr>
      </w:pPr>
    </w:p>
    <w:p w14:paraId="5C919328" w14:textId="77777777" w:rsidR="0070628A" w:rsidRDefault="0070628A" w:rsidP="0070628A">
      <w:pPr>
        <w:pStyle w:val="af3"/>
        <w:ind w:firstLine="0"/>
        <w:jc w:val="center"/>
        <w:rPr>
          <w:b/>
          <w:szCs w:val="28"/>
        </w:rPr>
      </w:pPr>
    </w:p>
    <w:p w14:paraId="57C74AAF" w14:textId="77777777" w:rsidR="0070628A" w:rsidRPr="0001600E" w:rsidRDefault="0070628A" w:rsidP="0070628A">
      <w:pPr>
        <w:jc w:val="center"/>
        <w:rPr>
          <w:b/>
          <w:sz w:val="28"/>
          <w:szCs w:val="28"/>
        </w:rPr>
      </w:pPr>
      <w:r w:rsidRPr="0001600E">
        <w:rPr>
          <w:b/>
          <w:sz w:val="28"/>
          <w:szCs w:val="28"/>
        </w:rPr>
        <w:t>ДОПОЛНИТЕЛЬНАЯ ПРОФЕССИОНАЛЬНАЯ ПРОГРАММА</w:t>
      </w:r>
    </w:p>
    <w:p w14:paraId="1388FDA9" w14:textId="77777777" w:rsidR="0070628A" w:rsidRPr="0001600E" w:rsidRDefault="0070628A" w:rsidP="0070628A">
      <w:pPr>
        <w:jc w:val="center"/>
        <w:rPr>
          <w:b/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498"/>
      </w:tblGrid>
      <w:tr w:rsidR="0070628A" w:rsidRPr="0001600E" w14:paraId="57E3FF12" w14:textId="77777777" w:rsidTr="0070628A">
        <w:tc>
          <w:tcPr>
            <w:tcW w:w="991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F9582B" w14:textId="77777777" w:rsidR="003E1CF8" w:rsidRDefault="0070628A" w:rsidP="0070628A">
            <w:pPr>
              <w:jc w:val="center"/>
              <w:rPr>
                <w:sz w:val="28"/>
                <w:szCs w:val="28"/>
              </w:rPr>
            </w:pPr>
            <w:r w:rsidRPr="00B82B5D">
              <w:rPr>
                <w:sz w:val="27"/>
                <w:szCs w:val="27"/>
              </w:rPr>
              <w:t>«</w:t>
            </w:r>
            <w:r w:rsidR="003E1CF8" w:rsidRPr="003E1CF8">
              <w:rPr>
                <w:sz w:val="28"/>
                <w:szCs w:val="28"/>
              </w:rPr>
              <w:t xml:space="preserve">Методы несанкционированного доступа к информации </w:t>
            </w:r>
          </w:p>
          <w:p w14:paraId="0977E6F5" w14:textId="3ED01D1B" w:rsidR="0070628A" w:rsidRPr="00B82B5D" w:rsidRDefault="003E1CF8" w:rsidP="0070628A">
            <w:pPr>
              <w:jc w:val="center"/>
              <w:rPr>
                <w:sz w:val="27"/>
                <w:szCs w:val="27"/>
              </w:rPr>
            </w:pPr>
            <w:r w:rsidRPr="003E1CF8">
              <w:rPr>
                <w:sz w:val="28"/>
                <w:szCs w:val="28"/>
              </w:rPr>
              <w:t>и противодействие им</w:t>
            </w:r>
            <w:r w:rsidR="0070628A" w:rsidRPr="00B82B5D">
              <w:rPr>
                <w:sz w:val="27"/>
                <w:szCs w:val="27"/>
              </w:rPr>
              <w:t>»</w:t>
            </w:r>
          </w:p>
        </w:tc>
      </w:tr>
    </w:tbl>
    <w:p w14:paraId="60BD4CF9" w14:textId="77777777" w:rsidR="0070628A" w:rsidRPr="00A814A6" w:rsidRDefault="0070628A" w:rsidP="0070628A">
      <w:pPr>
        <w:jc w:val="center"/>
      </w:pPr>
      <w:r w:rsidRPr="00A814A6">
        <w:t>(наименование программы)</w:t>
      </w:r>
    </w:p>
    <w:p w14:paraId="593EDAD3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5B5DBFD8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tbl>
      <w:tblPr>
        <w:tblStyle w:val="af1"/>
        <w:tblW w:w="9356" w:type="dxa"/>
        <w:tblInd w:w="-284" w:type="dxa"/>
        <w:tblLook w:val="04A0" w:firstRow="1" w:lastRow="0" w:firstColumn="1" w:lastColumn="0" w:noHBand="0" w:noVBand="1"/>
      </w:tblPr>
      <w:tblGrid>
        <w:gridCol w:w="2438"/>
        <w:gridCol w:w="6918"/>
      </w:tblGrid>
      <w:tr w:rsidR="0070628A" w:rsidRPr="00B82B5D" w14:paraId="660349D9" w14:textId="77777777" w:rsidTr="0070628A"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95B097" w14:textId="77777777" w:rsidR="0070628A" w:rsidRPr="00B82B5D" w:rsidRDefault="0070628A" w:rsidP="0070628A">
            <w:pPr>
              <w:rPr>
                <w:b/>
                <w:sz w:val="27"/>
                <w:szCs w:val="27"/>
              </w:rPr>
            </w:pPr>
            <w:r w:rsidRPr="00B82B5D">
              <w:rPr>
                <w:b/>
                <w:sz w:val="27"/>
                <w:szCs w:val="27"/>
              </w:rPr>
              <w:t>Вид программы:</w:t>
            </w:r>
          </w:p>
        </w:tc>
        <w:tc>
          <w:tcPr>
            <w:tcW w:w="6918" w:type="dxa"/>
            <w:tcBorders>
              <w:top w:val="nil"/>
              <w:left w:val="nil"/>
              <w:right w:val="nil"/>
            </w:tcBorders>
          </w:tcPr>
          <w:p w14:paraId="27A452A5" w14:textId="77777777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 w:rsidRPr="00B82B5D">
              <w:rPr>
                <w:sz w:val="27"/>
                <w:szCs w:val="27"/>
              </w:rPr>
              <w:t>повышение квалификации</w:t>
            </w:r>
          </w:p>
        </w:tc>
      </w:tr>
    </w:tbl>
    <w:p w14:paraId="2734F5BB" w14:textId="77777777" w:rsidR="0070628A" w:rsidRPr="00B82B5D" w:rsidRDefault="0070628A" w:rsidP="0070628A">
      <w:pPr>
        <w:jc w:val="center"/>
        <w:rPr>
          <w:sz w:val="27"/>
          <w:szCs w:val="27"/>
        </w:rPr>
      </w:pPr>
    </w:p>
    <w:tbl>
      <w:tblPr>
        <w:tblStyle w:val="af1"/>
        <w:tblW w:w="9498" w:type="dxa"/>
        <w:tblInd w:w="-284" w:type="dxa"/>
        <w:tblLook w:val="04A0" w:firstRow="1" w:lastRow="0" w:firstColumn="1" w:lastColumn="0" w:noHBand="0" w:noVBand="1"/>
      </w:tblPr>
      <w:tblGrid>
        <w:gridCol w:w="2438"/>
        <w:gridCol w:w="7060"/>
      </w:tblGrid>
      <w:tr w:rsidR="0070628A" w:rsidRPr="00B82B5D" w14:paraId="3DAF8ED4" w14:textId="77777777" w:rsidTr="0070628A"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3CFFD" w14:textId="77777777" w:rsidR="0070628A" w:rsidRPr="00B82B5D" w:rsidRDefault="0070628A" w:rsidP="0070628A">
            <w:pPr>
              <w:rPr>
                <w:b/>
                <w:sz w:val="27"/>
                <w:szCs w:val="27"/>
              </w:rPr>
            </w:pPr>
            <w:r w:rsidRPr="00B82B5D">
              <w:rPr>
                <w:b/>
                <w:sz w:val="27"/>
                <w:szCs w:val="27"/>
              </w:rPr>
              <w:t>Объем в часах:</w:t>
            </w:r>
          </w:p>
        </w:tc>
        <w:tc>
          <w:tcPr>
            <w:tcW w:w="7060" w:type="dxa"/>
            <w:tcBorders>
              <w:top w:val="nil"/>
              <w:left w:val="nil"/>
              <w:right w:val="nil"/>
            </w:tcBorders>
          </w:tcPr>
          <w:p w14:paraId="340EFA92" w14:textId="77777777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 w:rsidRPr="00B82B5D">
              <w:rPr>
                <w:sz w:val="27"/>
                <w:szCs w:val="27"/>
              </w:rPr>
              <w:t>72</w:t>
            </w:r>
          </w:p>
        </w:tc>
      </w:tr>
    </w:tbl>
    <w:p w14:paraId="1307220D" w14:textId="77777777" w:rsidR="0070628A" w:rsidRPr="00B82B5D" w:rsidRDefault="0070628A" w:rsidP="0070628A">
      <w:pPr>
        <w:jc w:val="both"/>
        <w:rPr>
          <w:sz w:val="27"/>
          <w:szCs w:val="27"/>
        </w:rPr>
      </w:pPr>
    </w:p>
    <w:tbl>
      <w:tblPr>
        <w:tblStyle w:val="af1"/>
        <w:tblW w:w="9782" w:type="dxa"/>
        <w:tblInd w:w="-284" w:type="dxa"/>
        <w:tblLook w:val="04A0" w:firstRow="1" w:lastRow="0" w:firstColumn="1" w:lastColumn="0" w:noHBand="0" w:noVBand="1"/>
      </w:tblPr>
      <w:tblGrid>
        <w:gridCol w:w="2269"/>
        <w:gridCol w:w="7513"/>
      </w:tblGrid>
      <w:tr w:rsidR="0070628A" w:rsidRPr="00B82B5D" w14:paraId="20A768E0" w14:textId="77777777" w:rsidTr="0070628A">
        <w:tc>
          <w:tcPr>
            <w:tcW w:w="22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B207B2" w14:textId="77777777" w:rsidR="0070628A" w:rsidRPr="00B82B5D" w:rsidRDefault="0070628A" w:rsidP="0070628A">
            <w:pPr>
              <w:rPr>
                <w:b/>
                <w:sz w:val="27"/>
                <w:szCs w:val="27"/>
              </w:rPr>
            </w:pPr>
            <w:r w:rsidRPr="00B82B5D">
              <w:rPr>
                <w:b/>
                <w:sz w:val="27"/>
                <w:szCs w:val="27"/>
              </w:rPr>
              <w:t>Организация обучения:</w:t>
            </w:r>
          </w:p>
        </w:tc>
        <w:tc>
          <w:tcPr>
            <w:tcW w:w="7513" w:type="dxa"/>
            <w:tcBorders>
              <w:top w:val="nil"/>
              <w:left w:val="nil"/>
              <w:right w:val="nil"/>
            </w:tcBorders>
          </w:tcPr>
          <w:p w14:paraId="2FDDE945" w14:textId="77777777" w:rsidR="0070628A" w:rsidRPr="00B82B5D" w:rsidRDefault="0070628A" w:rsidP="0070628A">
            <w:pPr>
              <w:jc w:val="center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2</w:t>
            </w:r>
            <w:r w:rsidRPr="00B82B5D">
              <w:rPr>
                <w:sz w:val="27"/>
                <w:szCs w:val="27"/>
              </w:rPr>
              <w:t xml:space="preserve"> недел</w:t>
            </w:r>
            <w:r>
              <w:rPr>
                <w:sz w:val="27"/>
                <w:szCs w:val="27"/>
              </w:rPr>
              <w:t>и</w:t>
            </w:r>
            <w:r w:rsidRPr="00B82B5D">
              <w:rPr>
                <w:sz w:val="27"/>
                <w:szCs w:val="27"/>
              </w:rPr>
              <w:t xml:space="preserve"> </w:t>
            </w:r>
          </w:p>
          <w:p w14:paraId="6F4AB8FB" w14:textId="77777777" w:rsidR="0070628A" w:rsidRPr="00B82B5D" w:rsidRDefault="0070628A" w:rsidP="0070628A">
            <w:pPr>
              <w:jc w:val="center"/>
              <w:rPr>
                <w:sz w:val="26"/>
                <w:szCs w:val="26"/>
              </w:rPr>
            </w:pPr>
            <w:r w:rsidRPr="00B82B5D">
              <w:rPr>
                <w:sz w:val="26"/>
                <w:szCs w:val="26"/>
              </w:rPr>
              <w:t>с использованием дистанционных образовательных технологий</w:t>
            </w:r>
          </w:p>
        </w:tc>
      </w:tr>
    </w:tbl>
    <w:p w14:paraId="516F1E3C" w14:textId="77777777" w:rsidR="0070628A" w:rsidRPr="0001600E" w:rsidRDefault="0070628A" w:rsidP="0070628A">
      <w:pPr>
        <w:jc w:val="both"/>
        <w:rPr>
          <w:sz w:val="28"/>
          <w:szCs w:val="28"/>
        </w:rPr>
      </w:pPr>
    </w:p>
    <w:p w14:paraId="2EE7BADD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0AF88CAD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4D00664A" w14:textId="77777777" w:rsidR="0070628A" w:rsidRDefault="0070628A" w:rsidP="0070628A">
      <w:pPr>
        <w:jc w:val="center"/>
        <w:rPr>
          <w:sz w:val="28"/>
          <w:szCs w:val="28"/>
        </w:rPr>
      </w:pPr>
    </w:p>
    <w:p w14:paraId="2360FD00" w14:textId="77777777" w:rsidR="0070628A" w:rsidRDefault="0070628A" w:rsidP="0070628A">
      <w:pPr>
        <w:jc w:val="center"/>
        <w:rPr>
          <w:sz w:val="28"/>
          <w:szCs w:val="28"/>
        </w:rPr>
      </w:pPr>
    </w:p>
    <w:p w14:paraId="5AD6B3DA" w14:textId="77777777" w:rsidR="0070628A" w:rsidRPr="0001600E" w:rsidRDefault="0070628A" w:rsidP="0070628A">
      <w:pPr>
        <w:jc w:val="center"/>
        <w:rPr>
          <w:sz w:val="28"/>
          <w:szCs w:val="28"/>
        </w:rPr>
      </w:pPr>
    </w:p>
    <w:p w14:paraId="79BE9DA4" w14:textId="336479DC" w:rsidR="0070628A" w:rsidRDefault="0070628A" w:rsidP="0070628A">
      <w:pPr>
        <w:pStyle w:val="af3"/>
        <w:ind w:firstLine="0"/>
        <w:jc w:val="center"/>
        <w:rPr>
          <w:szCs w:val="28"/>
        </w:rPr>
      </w:pPr>
      <w:r w:rsidRPr="00F742E1">
        <w:rPr>
          <w:szCs w:val="28"/>
        </w:rPr>
        <w:t>г. Ростов-на-Дону</w:t>
      </w:r>
      <w:r>
        <w:rPr>
          <w:szCs w:val="28"/>
        </w:rPr>
        <w:t xml:space="preserve">, </w:t>
      </w:r>
      <w:r w:rsidRPr="00AD3685">
        <w:rPr>
          <w:szCs w:val="28"/>
        </w:rPr>
        <w:fldChar w:fldCharType="begin"/>
      </w:r>
      <w:r w:rsidRPr="00AD3685">
        <w:rPr>
          <w:szCs w:val="28"/>
        </w:rPr>
        <w:instrText xml:space="preserve"> DATE  \@ "yyyy" \l  \* MERGEFORMAT </w:instrText>
      </w:r>
      <w:r w:rsidRPr="00AD3685">
        <w:rPr>
          <w:szCs w:val="28"/>
        </w:rPr>
        <w:fldChar w:fldCharType="separate"/>
      </w:r>
      <w:r w:rsidR="004B141B">
        <w:rPr>
          <w:noProof/>
          <w:szCs w:val="28"/>
        </w:rPr>
        <w:t>2020</w:t>
      </w:r>
      <w:r w:rsidRPr="00AD3685">
        <w:rPr>
          <w:szCs w:val="28"/>
        </w:rPr>
        <w:fldChar w:fldCharType="end"/>
      </w:r>
    </w:p>
    <w:p w14:paraId="1BA4B42A" w14:textId="18A060B7" w:rsidR="0070628A" w:rsidRDefault="0070628A" w:rsidP="0070628A">
      <w:pPr>
        <w:jc w:val="center"/>
        <w:rPr>
          <w:rFonts w:eastAsiaTheme="minorHAnsi"/>
          <w:lang w:eastAsia="en-US"/>
        </w:rPr>
      </w:pPr>
    </w:p>
    <w:p w14:paraId="5BAAFB76" w14:textId="2B07789C" w:rsidR="0070628A" w:rsidRDefault="0070628A" w:rsidP="0070628A">
      <w:pPr>
        <w:jc w:val="center"/>
        <w:rPr>
          <w:rFonts w:eastAsiaTheme="minorHAnsi"/>
          <w:lang w:eastAsia="en-US"/>
        </w:rPr>
      </w:pPr>
    </w:p>
    <w:p w14:paraId="1929BEDC" w14:textId="77777777" w:rsidR="0070628A" w:rsidRPr="00491C47" w:rsidRDefault="0070628A" w:rsidP="0070628A">
      <w:pPr>
        <w:jc w:val="center"/>
        <w:rPr>
          <w:rFonts w:eastAsiaTheme="minorHAnsi"/>
          <w:lang w:eastAsia="en-US"/>
        </w:rPr>
      </w:pPr>
    </w:p>
    <w:p w14:paraId="601A7CA8" w14:textId="77777777" w:rsidR="0070628A" w:rsidRPr="00491C47" w:rsidRDefault="0070628A" w:rsidP="0070628A">
      <w:pPr>
        <w:rPr>
          <w:rFonts w:eastAsiaTheme="minorHAnsi"/>
          <w:lang w:eastAsia="en-US"/>
        </w:rPr>
      </w:pPr>
      <w:r w:rsidRPr="00491C47">
        <w:rPr>
          <w:rFonts w:eastAsiaTheme="minorHAnsi"/>
          <w:lang w:eastAsia="en-US"/>
        </w:rPr>
        <w:br w:type="page"/>
      </w:r>
    </w:p>
    <w:p w14:paraId="732D2F0A" w14:textId="77777777" w:rsidR="0070628A" w:rsidRPr="00491C47" w:rsidRDefault="0070628A" w:rsidP="0070628A">
      <w:pPr>
        <w:jc w:val="center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lastRenderedPageBreak/>
        <w:t>ОБЩАЯ ХАРАКТЕРИСТИКА ПРОГРАММЫ</w:t>
      </w:r>
    </w:p>
    <w:p w14:paraId="26B55DF0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16E1966F" w14:textId="209BA2FB" w:rsidR="0070628A" w:rsidRPr="00491C47" w:rsidRDefault="0070628A" w:rsidP="0070628A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1.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Цель программы</w:t>
      </w:r>
    </w:p>
    <w:p w14:paraId="720DD275" w14:textId="77777777" w:rsidR="003E1CF8" w:rsidRPr="003E1CF8" w:rsidRDefault="003E1CF8" w:rsidP="003E1CF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Целью реализации программы повышения квалификации «Методы несанкционированного доступа к информации и противодействие им» является повышение осведомленности ответственных за защиту информации в организации в отношении методов и средств несанкционированного доступа к информации для последующего правильного определения угроз защищаемой информации и рационального использования средств при построении системы защиты конфиденциальной информации.</w:t>
      </w:r>
    </w:p>
    <w:p w14:paraId="41B37DB3" w14:textId="68A465EB" w:rsidR="0070628A" w:rsidRDefault="003E1CF8" w:rsidP="003E1CF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3E1CF8">
        <w:rPr>
          <w:rFonts w:eastAsiaTheme="minorHAnsi"/>
          <w:sz w:val="28"/>
          <w:szCs w:val="28"/>
          <w:lang w:eastAsia="en-US"/>
        </w:rPr>
        <w:t>Программа имеет практическую направленность и базируется на изучении передового опыта в области защиты конфиденциальной информации.</w:t>
      </w:r>
    </w:p>
    <w:p w14:paraId="05E6D1B9" w14:textId="77777777" w:rsidR="003E1CF8" w:rsidRPr="00491C47" w:rsidRDefault="003E1CF8" w:rsidP="003E1CF8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1DEA25FA" w14:textId="22CC47B5" w:rsidR="0070628A" w:rsidRPr="00491C47" w:rsidRDefault="0070628A" w:rsidP="0070628A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2.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Планируемые результаты обучения:</w:t>
      </w:r>
    </w:p>
    <w:p w14:paraId="0E154D31" w14:textId="56AF45C6" w:rsidR="003E1CF8" w:rsidRPr="0053593F" w:rsidRDefault="009F1CCB" w:rsidP="003E1CF8">
      <w:pPr>
        <w:pStyle w:val="af3"/>
        <w:ind w:firstLine="0"/>
        <w:rPr>
          <w:b/>
        </w:rPr>
      </w:pPr>
      <w:r w:rsidRPr="005C5192">
        <w:rPr>
          <w:b/>
        </w:rPr>
        <w:t>2</w:t>
      </w:r>
      <w:r>
        <w:rPr>
          <w:b/>
        </w:rPr>
        <w:t xml:space="preserve">.1 </w:t>
      </w:r>
      <w:r w:rsidRPr="009F1CCB">
        <w:rPr>
          <w:b/>
        </w:rPr>
        <w:t>Знание (осведомленность в областях)</w:t>
      </w:r>
    </w:p>
    <w:p w14:paraId="623F1429" w14:textId="7BE467B7" w:rsidR="003E1CF8" w:rsidRPr="0053593F" w:rsidRDefault="009F1CCB" w:rsidP="009F1CCB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 xml:space="preserve">2.1.1. </w:t>
      </w:r>
      <w:r w:rsidR="003E1CF8" w:rsidRPr="0053593F">
        <w:t xml:space="preserve">законодательство РФ в области </w:t>
      </w:r>
      <w:r w:rsidR="003E1CF8">
        <w:t>защиты информации</w:t>
      </w:r>
      <w:r w:rsidR="003E1CF8" w:rsidRPr="0053593F">
        <w:t>;</w:t>
      </w:r>
    </w:p>
    <w:p w14:paraId="28F54E0D" w14:textId="285F394C" w:rsidR="003E1CF8" w:rsidRPr="0053593F" w:rsidRDefault="009F1CCB" w:rsidP="009F1CCB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 xml:space="preserve">2.1.2. </w:t>
      </w:r>
      <w:r w:rsidR="003E1CF8">
        <w:t>требования регуляторов по защите информации</w:t>
      </w:r>
      <w:r w:rsidR="003E1CF8" w:rsidRPr="00EF14DA">
        <w:t xml:space="preserve">, не </w:t>
      </w:r>
      <w:r w:rsidR="00810042" w:rsidRPr="00EF14DA">
        <w:t>содержащей сведений</w:t>
      </w:r>
      <w:r w:rsidR="003E1CF8" w:rsidRPr="00EF14DA">
        <w:t>, составляющих государственную тайну</w:t>
      </w:r>
      <w:r w:rsidR="003E1CF8" w:rsidRPr="0053593F">
        <w:t>;</w:t>
      </w:r>
    </w:p>
    <w:p w14:paraId="65C00470" w14:textId="77777777" w:rsidR="003E1CF8" w:rsidRPr="0053593F" w:rsidRDefault="003E1CF8" w:rsidP="009F1CCB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 xml:space="preserve">характеристики </w:t>
      </w:r>
      <w:r w:rsidRPr="0053593F">
        <w:t>угроз</w:t>
      </w:r>
      <w:r>
        <w:t xml:space="preserve"> безопасности информации</w:t>
      </w:r>
      <w:r w:rsidRPr="0053593F">
        <w:t>.</w:t>
      </w:r>
    </w:p>
    <w:p w14:paraId="127733FA" w14:textId="088D3EAC" w:rsidR="003E1CF8" w:rsidRPr="0053593F" w:rsidRDefault="009F1CCB" w:rsidP="007E0B63">
      <w:pPr>
        <w:pStyle w:val="-"/>
        <w:numPr>
          <w:ilvl w:val="1"/>
          <w:numId w:val="6"/>
        </w:numPr>
        <w:rPr>
          <w:b/>
        </w:rPr>
      </w:pPr>
      <w:r w:rsidRPr="009F1CCB">
        <w:rPr>
          <w:b/>
        </w:rPr>
        <w:t>Умение (способность к деятельности)</w:t>
      </w:r>
    </w:p>
    <w:p w14:paraId="0211B7E5" w14:textId="43ADDDB6" w:rsidR="003E1CF8" w:rsidRPr="0053593F" w:rsidRDefault="009F1CCB" w:rsidP="009F1CCB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 xml:space="preserve">2.2.1. </w:t>
      </w:r>
      <w:r w:rsidR="003E1CF8" w:rsidRPr="0053593F">
        <w:t xml:space="preserve">определять </w:t>
      </w:r>
      <w:r w:rsidR="003E1CF8">
        <w:t>необходимый уровень защищенности информационной системы</w:t>
      </w:r>
      <w:r w:rsidR="003E1CF8" w:rsidRPr="0053593F">
        <w:t>;</w:t>
      </w:r>
    </w:p>
    <w:p w14:paraId="7CC876E6" w14:textId="2316FB27" w:rsidR="003E1CF8" w:rsidRDefault="009F1CCB" w:rsidP="009F1CCB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>2.2.2. о</w:t>
      </w:r>
      <w:r w:rsidR="003E1CF8">
        <w:t>пределять актуальные угрозы безопасности информации;</w:t>
      </w:r>
    </w:p>
    <w:p w14:paraId="318643ED" w14:textId="55925A5A" w:rsidR="003E1CF8" w:rsidRDefault="009F1CCB" w:rsidP="009F1CCB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 xml:space="preserve">2.2.3. </w:t>
      </w:r>
      <w:r w:rsidR="003E1CF8">
        <w:t>определять уязвимые места в системе защиты конфиденциальной информации</w:t>
      </w:r>
    </w:p>
    <w:p w14:paraId="06E8BAEF" w14:textId="61A36CD0" w:rsidR="003E1CF8" w:rsidRPr="0053593F" w:rsidRDefault="009F1CCB" w:rsidP="009F1CCB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 xml:space="preserve">2.2.4. </w:t>
      </w:r>
      <w:r w:rsidR="003E1CF8">
        <w:t>фиксировать атаки на информационную систему на этапе сбора информации о ней</w:t>
      </w:r>
      <w:r w:rsidR="003E1CF8" w:rsidRPr="0053593F">
        <w:t>.</w:t>
      </w:r>
    </w:p>
    <w:p w14:paraId="29582284" w14:textId="1A4ED315" w:rsidR="003E1CF8" w:rsidRPr="0053593F" w:rsidRDefault="009F1CCB" w:rsidP="007E0B63">
      <w:pPr>
        <w:pStyle w:val="af3"/>
        <w:numPr>
          <w:ilvl w:val="1"/>
          <w:numId w:val="6"/>
        </w:numPr>
        <w:rPr>
          <w:b/>
        </w:rPr>
      </w:pPr>
      <w:r w:rsidRPr="009F1CCB">
        <w:rPr>
          <w:b/>
        </w:rPr>
        <w:t>Навыки (использование конкретных инструментов)</w:t>
      </w:r>
    </w:p>
    <w:p w14:paraId="3530E491" w14:textId="737E2D68" w:rsidR="003E1CF8" w:rsidRPr="00C44466" w:rsidRDefault="00C44466" w:rsidP="00C44466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 xml:space="preserve">2.3.1. </w:t>
      </w:r>
      <w:r w:rsidR="003E1CF8">
        <w:t>построения эффективной системы защиты конфиденциальной информации;</w:t>
      </w:r>
    </w:p>
    <w:p w14:paraId="2FBD5483" w14:textId="65B1BBC3" w:rsidR="003E1CF8" w:rsidRPr="00C44466" w:rsidRDefault="00C44466" w:rsidP="00C44466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 xml:space="preserve">2.3.2. </w:t>
      </w:r>
      <w:r w:rsidR="003E1CF8">
        <w:t>восстановления удаленной информации с носителей;</w:t>
      </w:r>
    </w:p>
    <w:p w14:paraId="0D5FE429" w14:textId="59C85FE8" w:rsidR="003E1CF8" w:rsidRPr="00C44466" w:rsidRDefault="00C44466" w:rsidP="00C44466">
      <w:pPr>
        <w:pStyle w:val="-"/>
        <w:numPr>
          <w:ilvl w:val="0"/>
          <w:numId w:val="0"/>
        </w:numPr>
        <w:tabs>
          <w:tab w:val="left" w:pos="709"/>
        </w:tabs>
        <w:ind w:left="720"/>
      </w:pPr>
      <w:r>
        <w:t xml:space="preserve">2.3.3. </w:t>
      </w:r>
      <w:r w:rsidR="003E1CF8">
        <w:t>использования возможностей специализированного программного обеспечения для тестирования информационной системы на проникновение</w:t>
      </w:r>
      <w:r w:rsidR="003E1CF8" w:rsidRPr="0053593F">
        <w:t>.</w:t>
      </w:r>
    </w:p>
    <w:p w14:paraId="088B1B1A" w14:textId="77777777" w:rsidR="0070628A" w:rsidRPr="00491C47" w:rsidRDefault="0070628A" w:rsidP="0070628A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5B9B7987" w14:textId="77777777" w:rsidR="0070628A" w:rsidRPr="00491C47" w:rsidRDefault="0070628A" w:rsidP="0070628A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lastRenderedPageBreak/>
        <w:t xml:space="preserve">3.Категория слушателей </w:t>
      </w:r>
      <w:r w:rsidRPr="00491C47">
        <w:rPr>
          <w:rFonts w:eastAsiaTheme="minorHAnsi"/>
          <w:sz w:val="28"/>
          <w:szCs w:val="28"/>
          <w:lang w:eastAsia="en-US"/>
        </w:rPr>
        <w:t>(возможно заполнение не всех полей)</w:t>
      </w:r>
    </w:p>
    <w:p w14:paraId="76921C03" w14:textId="1F4A200E" w:rsidR="0070628A" w:rsidRPr="00491C47" w:rsidRDefault="0070628A" w:rsidP="00810042">
      <w:pPr>
        <w:numPr>
          <w:ilvl w:val="1"/>
          <w:numId w:val="67"/>
        </w:numPr>
        <w:ind w:left="1276" w:hanging="567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Среднее профессиональное и (или) высшее образование</w:t>
      </w:r>
    </w:p>
    <w:p w14:paraId="5E49957A" w14:textId="67E4FD8E" w:rsidR="0070628A" w:rsidRPr="00491C47" w:rsidRDefault="0070628A" w:rsidP="00810042">
      <w:pPr>
        <w:numPr>
          <w:ilvl w:val="1"/>
          <w:numId w:val="67"/>
        </w:numPr>
        <w:ind w:left="1276" w:hanging="567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Не требуется</w:t>
      </w:r>
    </w:p>
    <w:p w14:paraId="47F842DC" w14:textId="7F6335A0" w:rsidR="0070628A" w:rsidRPr="00491C47" w:rsidRDefault="0070628A" w:rsidP="00810042">
      <w:pPr>
        <w:numPr>
          <w:ilvl w:val="1"/>
          <w:numId w:val="67"/>
        </w:numPr>
        <w:ind w:left="1276" w:hanging="567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Не требуется</w:t>
      </w:r>
    </w:p>
    <w:p w14:paraId="1A29CE16" w14:textId="4593A65F" w:rsidR="0070628A" w:rsidRPr="00491C47" w:rsidRDefault="0070628A" w:rsidP="00810042">
      <w:pPr>
        <w:numPr>
          <w:ilvl w:val="1"/>
          <w:numId w:val="67"/>
        </w:numPr>
        <w:ind w:left="1276" w:hanging="567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Не требуется</w:t>
      </w:r>
    </w:p>
    <w:p w14:paraId="50D3E580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C185296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7C2544B1" w14:textId="51D7C038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4.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Учебный план программы </w:t>
      </w:r>
      <w:r>
        <w:rPr>
          <w:rFonts w:eastAsiaTheme="minorHAnsi"/>
          <w:b/>
          <w:sz w:val="28"/>
          <w:szCs w:val="28"/>
          <w:lang w:eastAsia="en-US"/>
        </w:rPr>
        <w:t>«</w:t>
      </w:r>
      <w:r w:rsidR="003E1CF8" w:rsidRPr="003E1CF8">
        <w:rPr>
          <w:rFonts w:eastAsiaTheme="minorHAnsi"/>
          <w:b/>
          <w:sz w:val="28"/>
          <w:szCs w:val="28"/>
          <w:lang w:eastAsia="en-US"/>
        </w:rPr>
        <w:t>Методы несанкционированного доступа к информации и противодействие им</w:t>
      </w:r>
      <w:r w:rsidRPr="00491C47">
        <w:rPr>
          <w:rFonts w:eastAsiaTheme="minorHAnsi"/>
          <w:b/>
          <w:sz w:val="28"/>
          <w:szCs w:val="28"/>
          <w:lang w:eastAsia="en-US"/>
        </w:rPr>
        <w:t>»</w:t>
      </w:r>
    </w:p>
    <w:p w14:paraId="4035CC0A" w14:textId="77777777" w:rsidR="0070628A" w:rsidRPr="00491C47" w:rsidRDefault="0070628A" w:rsidP="0070628A">
      <w:pPr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546"/>
        <w:gridCol w:w="3129"/>
        <w:gridCol w:w="868"/>
        <w:gridCol w:w="1238"/>
        <w:gridCol w:w="1778"/>
        <w:gridCol w:w="1929"/>
      </w:tblGrid>
      <w:tr w:rsidR="0070628A" w:rsidRPr="00604B14" w14:paraId="17386D5E" w14:textId="77777777" w:rsidTr="003E1CF8">
        <w:trPr>
          <w:trHeight w:val="270"/>
        </w:trPr>
        <w:tc>
          <w:tcPr>
            <w:tcW w:w="546" w:type="dxa"/>
            <w:vMerge w:val="restart"/>
            <w:vAlign w:val="center"/>
          </w:tcPr>
          <w:p w14:paraId="3CC93269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№ п</w:t>
            </w:r>
            <w:r w:rsidRPr="00604B14">
              <w:rPr>
                <w:rFonts w:eastAsiaTheme="minorHAnsi"/>
                <w:lang w:val="en-US" w:eastAsia="en-US"/>
              </w:rPr>
              <w:t>/</w:t>
            </w:r>
            <w:r w:rsidRPr="00604B14">
              <w:rPr>
                <w:rFonts w:eastAsiaTheme="minorHAnsi"/>
                <w:lang w:eastAsia="en-US"/>
              </w:rPr>
              <w:t>п</w:t>
            </w:r>
          </w:p>
        </w:tc>
        <w:tc>
          <w:tcPr>
            <w:tcW w:w="3129" w:type="dxa"/>
            <w:vMerge w:val="restart"/>
            <w:vAlign w:val="center"/>
          </w:tcPr>
          <w:p w14:paraId="0D9FC695" w14:textId="0311D108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Модуль</w:t>
            </w:r>
          </w:p>
        </w:tc>
        <w:tc>
          <w:tcPr>
            <w:tcW w:w="868" w:type="dxa"/>
            <w:vMerge w:val="restart"/>
            <w:vAlign w:val="center"/>
          </w:tcPr>
          <w:p w14:paraId="4591ECD7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Всего, час</w:t>
            </w:r>
          </w:p>
        </w:tc>
        <w:tc>
          <w:tcPr>
            <w:tcW w:w="4945" w:type="dxa"/>
            <w:gridSpan w:val="3"/>
            <w:vAlign w:val="center"/>
          </w:tcPr>
          <w:p w14:paraId="0A37BC1D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Виды учебных занятий</w:t>
            </w:r>
          </w:p>
        </w:tc>
      </w:tr>
      <w:tr w:rsidR="0070628A" w:rsidRPr="00604B14" w14:paraId="3EF06458" w14:textId="77777777" w:rsidTr="003E1CF8">
        <w:trPr>
          <w:trHeight w:val="270"/>
        </w:trPr>
        <w:tc>
          <w:tcPr>
            <w:tcW w:w="546" w:type="dxa"/>
            <w:vMerge/>
            <w:vAlign w:val="center"/>
          </w:tcPr>
          <w:p w14:paraId="6AC877E7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3129" w:type="dxa"/>
            <w:vMerge/>
            <w:vAlign w:val="center"/>
          </w:tcPr>
          <w:p w14:paraId="27ACC112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868" w:type="dxa"/>
            <w:vMerge/>
            <w:vAlign w:val="center"/>
          </w:tcPr>
          <w:p w14:paraId="29779599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</w:p>
        </w:tc>
        <w:tc>
          <w:tcPr>
            <w:tcW w:w="1238" w:type="dxa"/>
            <w:vAlign w:val="center"/>
          </w:tcPr>
          <w:p w14:paraId="6BB2E20D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лекции</w:t>
            </w:r>
          </w:p>
        </w:tc>
        <w:tc>
          <w:tcPr>
            <w:tcW w:w="1778" w:type="dxa"/>
            <w:vAlign w:val="center"/>
          </w:tcPr>
          <w:p w14:paraId="4896F3E6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практические занятия</w:t>
            </w:r>
          </w:p>
        </w:tc>
        <w:tc>
          <w:tcPr>
            <w:tcW w:w="1929" w:type="dxa"/>
            <w:vAlign w:val="center"/>
          </w:tcPr>
          <w:p w14:paraId="62179D0A" w14:textId="77777777" w:rsidR="0070628A" w:rsidRPr="00604B14" w:rsidRDefault="0070628A" w:rsidP="0070628A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самостоятельная работа</w:t>
            </w:r>
          </w:p>
        </w:tc>
      </w:tr>
      <w:tr w:rsidR="003E1CF8" w:rsidRPr="00604B14" w14:paraId="24137B69" w14:textId="77777777" w:rsidTr="003E1CF8">
        <w:tc>
          <w:tcPr>
            <w:tcW w:w="546" w:type="dxa"/>
            <w:vAlign w:val="center"/>
          </w:tcPr>
          <w:p w14:paraId="27466A66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3129" w:type="dxa"/>
            <w:tcBorders>
              <w:bottom w:val="single" w:sz="4" w:space="0" w:color="auto"/>
            </w:tcBorders>
            <w:vAlign w:val="center"/>
          </w:tcPr>
          <w:p w14:paraId="536C8A25" w14:textId="0CD51B60" w:rsidR="003E1CF8" w:rsidRPr="00604B14" w:rsidRDefault="003E1CF8" w:rsidP="003E1CF8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1. </w:t>
            </w:r>
            <w:r w:rsidRPr="004578AA">
              <w:rPr>
                <w:rFonts w:eastAsiaTheme="minorHAnsi"/>
                <w:lang w:eastAsia="en-US"/>
              </w:rPr>
              <w:t>Организации защиты конфиденциальной информации в соответствии с требованиями нормативно-правовых документов РФ</w:t>
            </w:r>
          </w:p>
        </w:tc>
        <w:tc>
          <w:tcPr>
            <w:tcW w:w="868" w:type="dxa"/>
            <w:tcBorders>
              <w:bottom w:val="single" w:sz="4" w:space="0" w:color="auto"/>
            </w:tcBorders>
            <w:vAlign w:val="center"/>
          </w:tcPr>
          <w:p w14:paraId="05FC8509" w14:textId="2FB04578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  <w:r w:rsidRPr="00604B14">
              <w:rPr>
                <w:rFonts w:eastAsiaTheme="minorHAnsi"/>
                <w:lang w:eastAsia="en-US"/>
              </w:rPr>
              <w:t>8</w:t>
            </w:r>
          </w:p>
        </w:tc>
        <w:tc>
          <w:tcPr>
            <w:tcW w:w="1238" w:type="dxa"/>
            <w:tcBorders>
              <w:bottom w:val="single" w:sz="4" w:space="0" w:color="auto"/>
            </w:tcBorders>
            <w:vAlign w:val="center"/>
          </w:tcPr>
          <w:p w14:paraId="43886AB5" w14:textId="6DA9066D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11</w:t>
            </w:r>
          </w:p>
        </w:tc>
        <w:tc>
          <w:tcPr>
            <w:tcW w:w="1778" w:type="dxa"/>
            <w:tcBorders>
              <w:bottom w:val="single" w:sz="4" w:space="0" w:color="auto"/>
            </w:tcBorders>
            <w:vAlign w:val="center"/>
          </w:tcPr>
          <w:p w14:paraId="637283AF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-</w:t>
            </w:r>
          </w:p>
        </w:tc>
        <w:tc>
          <w:tcPr>
            <w:tcW w:w="1929" w:type="dxa"/>
            <w:tcBorders>
              <w:bottom w:val="single" w:sz="4" w:space="0" w:color="auto"/>
            </w:tcBorders>
            <w:vAlign w:val="center"/>
          </w:tcPr>
          <w:p w14:paraId="3B32B9ED" w14:textId="2CA38080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</w:p>
        </w:tc>
      </w:tr>
      <w:tr w:rsidR="003E1CF8" w:rsidRPr="00604B14" w14:paraId="30A9313D" w14:textId="77777777" w:rsidTr="003E1CF8">
        <w:tc>
          <w:tcPr>
            <w:tcW w:w="546" w:type="dxa"/>
            <w:vAlign w:val="center"/>
          </w:tcPr>
          <w:p w14:paraId="1A723B78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3129" w:type="dxa"/>
            <w:tcBorders>
              <w:bottom w:val="single" w:sz="4" w:space="0" w:color="auto"/>
            </w:tcBorders>
            <w:vAlign w:val="center"/>
          </w:tcPr>
          <w:p w14:paraId="2B6039A5" w14:textId="04AA9410" w:rsidR="003E1CF8" w:rsidRPr="00604B14" w:rsidRDefault="003E1CF8" w:rsidP="003E1CF8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2. </w:t>
            </w:r>
            <w:r w:rsidRPr="004578AA">
              <w:rPr>
                <w:rFonts w:eastAsiaTheme="minorHAnsi"/>
                <w:lang w:eastAsia="en-US"/>
              </w:rPr>
              <w:t>Методы получения физического доступа к информации и противодействие им</w:t>
            </w:r>
          </w:p>
        </w:tc>
        <w:tc>
          <w:tcPr>
            <w:tcW w:w="868" w:type="dxa"/>
            <w:tcBorders>
              <w:bottom w:val="single" w:sz="4" w:space="0" w:color="auto"/>
            </w:tcBorders>
            <w:vAlign w:val="center"/>
          </w:tcPr>
          <w:p w14:paraId="25903A9F" w14:textId="17BC13B5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10</w:t>
            </w:r>
          </w:p>
        </w:tc>
        <w:tc>
          <w:tcPr>
            <w:tcW w:w="1238" w:type="dxa"/>
            <w:tcBorders>
              <w:bottom w:val="single" w:sz="4" w:space="0" w:color="auto"/>
            </w:tcBorders>
            <w:vAlign w:val="center"/>
          </w:tcPr>
          <w:p w14:paraId="2925AAC6" w14:textId="43F398E8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1778" w:type="dxa"/>
            <w:tcBorders>
              <w:bottom w:val="single" w:sz="4" w:space="0" w:color="auto"/>
            </w:tcBorders>
            <w:vAlign w:val="center"/>
          </w:tcPr>
          <w:p w14:paraId="25152C92" w14:textId="2607380A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929" w:type="dxa"/>
            <w:tcBorders>
              <w:bottom w:val="single" w:sz="4" w:space="0" w:color="auto"/>
            </w:tcBorders>
            <w:vAlign w:val="center"/>
          </w:tcPr>
          <w:p w14:paraId="385BB12F" w14:textId="0FCF3A16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</w:p>
        </w:tc>
      </w:tr>
      <w:tr w:rsidR="003E1CF8" w:rsidRPr="00604B14" w14:paraId="36383B3A" w14:textId="77777777" w:rsidTr="003E1CF8">
        <w:tc>
          <w:tcPr>
            <w:tcW w:w="546" w:type="dxa"/>
            <w:vAlign w:val="center"/>
          </w:tcPr>
          <w:p w14:paraId="65D2D0D7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31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3A2C695" w14:textId="337EE5EB" w:rsidR="003E1CF8" w:rsidRPr="00604B14" w:rsidRDefault="003E1CF8" w:rsidP="003E1CF8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3. </w:t>
            </w:r>
            <w:r w:rsidRPr="004578AA">
              <w:rPr>
                <w:rFonts w:eastAsiaTheme="minorHAnsi"/>
                <w:lang w:eastAsia="en-US"/>
              </w:rPr>
              <w:t>Социальная инженерия. Методы получения доступа к конфиденциальной информации</w:t>
            </w:r>
          </w:p>
        </w:tc>
        <w:tc>
          <w:tcPr>
            <w:tcW w:w="868" w:type="dxa"/>
            <w:vAlign w:val="center"/>
          </w:tcPr>
          <w:p w14:paraId="76A93358" w14:textId="0E97E841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11</w:t>
            </w:r>
          </w:p>
        </w:tc>
        <w:tc>
          <w:tcPr>
            <w:tcW w:w="1238" w:type="dxa"/>
            <w:vAlign w:val="center"/>
          </w:tcPr>
          <w:p w14:paraId="5423A26A" w14:textId="7CCDA015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1</w:t>
            </w:r>
            <w:r>
              <w:rPr>
                <w:rFonts w:eastAsiaTheme="minorHAnsi"/>
                <w:lang w:eastAsia="en-US"/>
              </w:rPr>
              <w:t>7</w:t>
            </w:r>
          </w:p>
        </w:tc>
        <w:tc>
          <w:tcPr>
            <w:tcW w:w="1778" w:type="dxa"/>
            <w:vAlign w:val="center"/>
          </w:tcPr>
          <w:p w14:paraId="761AA8A0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-</w:t>
            </w:r>
          </w:p>
        </w:tc>
        <w:tc>
          <w:tcPr>
            <w:tcW w:w="1929" w:type="dxa"/>
            <w:vAlign w:val="center"/>
          </w:tcPr>
          <w:p w14:paraId="77C40672" w14:textId="33D2EB68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</w:tr>
      <w:tr w:rsidR="003E1CF8" w:rsidRPr="00604B14" w14:paraId="6AA49422" w14:textId="77777777" w:rsidTr="003E1CF8">
        <w:tc>
          <w:tcPr>
            <w:tcW w:w="546" w:type="dxa"/>
            <w:vAlign w:val="center"/>
          </w:tcPr>
          <w:p w14:paraId="2644E4A2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31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03D60C" w14:textId="12DB904C" w:rsidR="003E1CF8" w:rsidRPr="00604B14" w:rsidRDefault="003E1CF8" w:rsidP="003E1CF8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4. </w:t>
            </w:r>
            <w:r w:rsidRPr="004578AA">
              <w:rPr>
                <w:rFonts w:eastAsiaTheme="minorHAnsi"/>
                <w:lang w:eastAsia="en-US"/>
              </w:rPr>
              <w:t>Методы несанкционированного доступа к сетевому ресурсу (веб-серверу)</w:t>
            </w:r>
          </w:p>
        </w:tc>
        <w:tc>
          <w:tcPr>
            <w:tcW w:w="868" w:type="dxa"/>
            <w:vAlign w:val="center"/>
          </w:tcPr>
          <w:p w14:paraId="7A3750DD" w14:textId="0C54ACD9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  <w:r w:rsidR="001E1F9B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238" w:type="dxa"/>
            <w:vAlign w:val="center"/>
          </w:tcPr>
          <w:p w14:paraId="37262B91" w14:textId="72EA219F" w:rsidR="003E1CF8" w:rsidRPr="00604B14" w:rsidRDefault="001E1F9B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7</w:t>
            </w:r>
          </w:p>
        </w:tc>
        <w:tc>
          <w:tcPr>
            <w:tcW w:w="1778" w:type="dxa"/>
            <w:vAlign w:val="center"/>
          </w:tcPr>
          <w:p w14:paraId="4E622820" w14:textId="38140B03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</w:p>
        </w:tc>
        <w:tc>
          <w:tcPr>
            <w:tcW w:w="1929" w:type="dxa"/>
            <w:vAlign w:val="center"/>
          </w:tcPr>
          <w:p w14:paraId="26AA3449" w14:textId="21AF2A33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17</w:t>
            </w:r>
          </w:p>
        </w:tc>
      </w:tr>
      <w:tr w:rsidR="003E1CF8" w:rsidRPr="00604B14" w14:paraId="7C8738A8" w14:textId="77777777" w:rsidTr="003E1CF8">
        <w:tc>
          <w:tcPr>
            <w:tcW w:w="3675" w:type="dxa"/>
            <w:gridSpan w:val="2"/>
            <w:vAlign w:val="center"/>
          </w:tcPr>
          <w:p w14:paraId="46D3BE5C" w14:textId="77777777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Итоговая аттестация</w:t>
            </w:r>
          </w:p>
        </w:tc>
        <w:tc>
          <w:tcPr>
            <w:tcW w:w="868" w:type="dxa"/>
            <w:vAlign w:val="center"/>
          </w:tcPr>
          <w:p w14:paraId="443A9960" w14:textId="6C5F1932" w:rsidR="003E1CF8" w:rsidRPr="00604B14" w:rsidRDefault="003E1CF8" w:rsidP="003E1CF8">
            <w:pPr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4945" w:type="dxa"/>
            <w:gridSpan w:val="3"/>
            <w:vAlign w:val="center"/>
          </w:tcPr>
          <w:p w14:paraId="171ADC6E" w14:textId="04EA90ED" w:rsidR="003E1CF8" w:rsidRPr="00604B14" w:rsidRDefault="003E1CF8" w:rsidP="003E1CF8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</w:tr>
      <w:tr w:rsidR="0070628A" w:rsidRPr="00604B14" w14:paraId="65B3DF0B" w14:textId="77777777" w:rsidTr="007A58A1">
        <w:tc>
          <w:tcPr>
            <w:tcW w:w="3675" w:type="dxa"/>
            <w:gridSpan w:val="2"/>
            <w:shd w:val="clear" w:color="auto" w:fill="auto"/>
            <w:vAlign w:val="center"/>
          </w:tcPr>
          <w:p w14:paraId="6A9576EC" w14:textId="6255660A" w:rsidR="0070628A" w:rsidRPr="007A58A1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7A58A1">
              <w:rPr>
                <w:rFonts w:eastAsiaTheme="minorHAnsi"/>
                <w:lang w:eastAsia="en-US"/>
              </w:rPr>
              <w:t>тестирование</w:t>
            </w:r>
          </w:p>
        </w:tc>
        <w:tc>
          <w:tcPr>
            <w:tcW w:w="868" w:type="dxa"/>
            <w:shd w:val="clear" w:color="auto" w:fill="auto"/>
            <w:vAlign w:val="center"/>
          </w:tcPr>
          <w:p w14:paraId="0300192D" w14:textId="35C68673" w:rsidR="0070628A" w:rsidRPr="007A58A1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4945" w:type="dxa"/>
            <w:gridSpan w:val="3"/>
            <w:shd w:val="clear" w:color="auto" w:fill="auto"/>
            <w:vAlign w:val="center"/>
          </w:tcPr>
          <w:p w14:paraId="35D273DE" w14:textId="445BB748" w:rsidR="0070628A" w:rsidRPr="007A58A1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</w:tr>
    </w:tbl>
    <w:p w14:paraId="4080A035" w14:textId="77777777" w:rsidR="0070628A" w:rsidRPr="00491C47" w:rsidRDefault="0070628A" w:rsidP="0070628A">
      <w:pPr>
        <w:jc w:val="both"/>
        <w:rPr>
          <w:rFonts w:eastAsiaTheme="minorHAnsi"/>
          <w:b/>
          <w:sz w:val="28"/>
          <w:szCs w:val="28"/>
          <w:lang w:eastAsia="en-US"/>
        </w:rPr>
      </w:pPr>
    </w:p>
    <w:p w14:paraId="218EEAB8" w14:textId="0282DB74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5.</w:t>
      </w:r>
      <w:r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Календарный план-график реализации образовательной </w:t>
      </w:r>
      <w:r w:rsidRPr="00491C47">
        <w:rPr>
          <w:rFonts w:eastAsiaTheme="minorHAnsi"/>
          <w:sz w:val="28"/>
          <w:szCs w:val="28"/>
          <w:lang w:eastAsia="en-US"/>
        </w:rPr>
        <w:t xml:space="preserve">программы </w:t>
      </w:r>
    </w:p>
    <w:p w14:paraId="02CF6A0B" w14:textId="14A44979" w:rsidR="0070628A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p w14:paraId="7DA37315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5105"/>
        <w:gridCol w:w="1698"/>
        <w:gridCol w:w="1982"/>
      </w:tblGrid>
      <w:tr w:rsidR="003E1CF8" w:rsidRPr="00491C47" w14:paraId="3E70708D" w14:textId="77777777" w:rsidTr="00BF5E38">
        <w:tc>
          <w:tcPr>
            <w:tcW w:w="565" w:type="dxa"/>
            <w:vAlign w:val="center"/>
          </w:tcPr>
          <w:p w14:paraId="38DB44D7" w14:textId="77777777" w:rsidR="003E1CF8" w:rsidRPr="00604B14" w:rsidRDefault="003E1CF8" w:rsidP="00BF5E38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№ п</w:t>
            </w:r>
            <w:r w:rsidRPr="00604B14">
              <w:rPr>
                <w:rFonts w:eastAsiaTheme="minorHAnsi"/>
                <w:lang w:val="en-US" w:eastAsia="en-US"/>
              </w:rPr>
              <w:t>/</w:t>
            </w:r>
            <w:r w:rsidRPr="00604B14">
              <w:rPr>
                <w:rFonts w:eastAsiaTheme="minorHAnsi"/>
                <w:lang w:eastAsia="en-US"/>
              </w:rPr>
              <w:t>п</w:t>
            </w:r>
          </w:p>
        </w:tc>
        <w:tc>
          <w:tcPr>
            <w:tcW w:w="5105" w:type="dxa"/>
            <w:vAlign w:val="center"/>
          </w:tcPr>
          <w:p w14:paraId="4EECB0F7" w14:textId="77777777" w:rsidR="003E1CF8" w:rsidRPr="00604B14" w:rsidRDefault="003E1CF8" w:rsidP="00BF5E38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Наименование учебных модулей</w:t>
            </w:r>
          </w:p>
        </w:tc>
        <w:tc>
          <w:tcPr>
            <w:tcW w:w="1698" w:type="dxa"/>
            <w:vAlign w:val="center"/>
          </w:tcPr>
          <w:p w14:paraId="694DCACC" w14:textId="77777777" w:rsidR="003E1CF8" w:rsidRPr="00604B14" w:rsidRDefault="003E1CF8" w:rsidP="00BF5E38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Трудоёмкость (час)</w:t>
            </w:r>
          </w:p>
        </w:tc>
        <w:tc>
          <w:tcPr>
            <w:tcW w:w="1982" w:type="dxa"/>
            <w:vAlign w:val="center"/>
          </w:tcPr>
          <w:p w14:paraId="6869D07E" w14:textId="77777777" w:rsidR="003E1CF8" w:rsidRPr="00604B14" w:rsidRDefault="003E1CF8" w:rsidP="00BF5E38">
            <w:pPr>
              <w:contextualSpacing/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Сроки обучения</w:t>
            </w:r>
          </w:p>
        </w:tc>
      </w:tr>
      <w:tr w:rsidR="003E1CF8" w:rsidRPr="00491C47" w14:paraId="2E0AEE03" w14:textId="77777777" w:rsidTr="00BF5E38">
        <w:tc>
          <w:tcPr>
            <w:tcW w:w="565" w:type="dxa"/>
            <w:vAlign w:val="center"/>
          </w:tcPr>
          <w:p w14:paraId="7A9AB7F2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5105" w:type="dxa"/>
            <w:tcBorders>
              <w:bottom w:val="single" w:sz="4" w:space="0" w:color="auto"/>
            </w:tcBorders>
            <w:vAlign w:val="center"/>
          </w:tcPr>
          <w:p w14:paraId="1C8FC03E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1. </w:t>
            </w:r>
            <w:r w:rsidRPr="004578AA">
              <w:rPr>
                <w:rFonts w:eastAsiaTheme="minorHAnsi"/>
                <w:lang w:eastAsia="en-US"/>
              </w:rPr>
              <w:t>Организации защиты конфиденциальной информации в соответствии с требованиями нормативно-правовых документов РФ</w:t>
            </w:r>
          </w:p>
        </w:tc>
        <w:tc>
          <w:tcPr>
            <w:tcW w:w="1698" w:type="dxa"/>
            <w:tcBorders>
              <w:bottom w:val="single" w:sz="4" w:space="0" w:color="auto"/>
            </w:tcBorders>
            <w:vAlign w:val="center"/>
          </w:tcPr>
          <w:p w14:paraId="51CED1C8" w14:textId="77777777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  <w:r w:rsidRPr="00604B14">
              <w:rPr>
                <w:rFonts w:eastAsiaTheme="minorHAnsi"/>
                <w:lang w:eastAsia="en-US"/>
              </w:rPr>
              <w:t>8</w:t>
            </w:r>
          </w:p>
        </w:tc>
        <w:tc>
          <w:tcPr>
            <w:tcW w:w="1982" w:type="dxa"/>
            <w:vAlign w:val="center"/>
          </w:tcPr>
          <w:p w14:paraId="0652B589" w14:textId="77777777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1 - 3 ноября</w:t>
            </w:r>
          </w:p>
        </w:tc>
      </w:tr>
      <w:tr w:rsidR="003E1CF8" w:rsidRPr="00491C47" w14:paraId="32F880FF" w14:textId="77777777" w:rsidTr="00BF5E38">
        <w:tc>
          <w:tcPr>
            <w:tcW w:w="565" w:type="dxa"/>
            <w:vAlign w:val="center"/>
          </w:tcPr>
          <w:p w14:paraId="7459A721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5105" w:type="dxa"/>
            <w:tcBorders>
              <w:bottom w:val="single" w:sz="4" w:space="0" w:color="auto"/>
            </w:tcBorders>
            <w:vAlign w:val="center"/>
          </w:tcPr>
          <w:p w14:paraId="2E6D861D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2. </w:t>
            </w:r>
            <w:r w:rsidRPr="004578AA">
              <w:rPr>
                <w:rFonts w:eastAsiaTheme="minorHAnsi"/>
                <w:lang w:eastAsia="en-US"/>
              </w:rPr>
              <w:t>Методы получения физического доступа к информации и противодействие им</w:t>
            </w:r>
          </w:p>
        </w:tc>
        <w:tc>
          <w:tcPr>
            <w:tcW w:w="1698" w:type="dxa"/>
            <w:tcBorders>
              <w:bottom w:val="single" w:sz="4" w:space="0" w:color="auto"/>
            </w:tcBorders>
            <w:vAlign w:val="center"/>
          </w:tcPr>
          <w:p w14:paraId="3ABEDA61" w14:textId="77777777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10</w:t>
            </w:r>
          </w:p>
        </w:tc>
        <w:tc>
          <w:tcPr>
            <w:tcW w:w="1982" w:type="dxa"/>
            <w:vAlign w:val="center"/>
          </w:tcPr>
          <w:p w14:paraId="46CC9EE5" w14:textId="77777777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4 - 6 ноября</w:t>
            </w:r>
          </w:p>
        </w:tc>
      </w:tr>
      <w:tr w:rsidR="003E1CF8" w:rsidRPr="00491C47" w14:paraId="316247C2" w14:textId="77777777" w:rsidTr="00BF5E38">
        <w:tc>
          <w:tcPr>
            <w:tcW w:w="565" w:type="dxa"/>
            <w:vAlign w:val="center"/>
          </w:tcPr>
          <w:p w14:paraId="02798D42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51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2CCF8F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3. </w:t>
            </w:r>
            <w:r w:rsidRPr="004578AA">
              <w:rPr>
                <w:rFonts w:eastAsiaTheme="minorHAnsi"/>
                <w:lang w:eastAsia="en-US"/>
              </w:rPr>
              <w:t>Социальная инженерия. Методы получения доступа к конфиденциальной информации</w:t>
            </w:r>
          </w:p>
        </w:tc>
        <w:tc>
          <w:tcPr>
            <w:tcW w:w="1698" w:type="dxa"/>
            <w:vAlign w:val="center"/>
          </w:tcPr>
          <w:p w14:paraId="2E23455E" w14:textId="77777777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11</w:t>
            </w:r>
          </w:p>
        </w:tc>
        <w:tc>
          <w:tcPr>
            <w:tcW w:w="1982" w:type="dxa"/>
            <w:vAlign w:val="center"/>
          </w:tcPr>
          <w:p w14:paraId="1A28FC43" w14:textId="5267258F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7 - 9 ноября</w:t>
            </w:r>
          </w:p>
        </w:tc>
      </w:tr>
      <w:tr w:rsidR="003E1CF8" w:rsidRPr="00491C47" w14:paraId="39A5E75F" w14:textId="77777777" w:rsidTr="00BF5E38">
        <w:tc>
          <w:tcPr>
            <w:tcW w:w="565" w:type="dxa"/>
            <w:vAlign w:val="center"/>
          </w:tcPr>
          <w:p w14:paraId="22679C28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lastRenderedPageBreak/>
              <w:t>4</w:t>
            </w:r>
          </w:p>
        </w:tc>
        <w:tc>
          <w:tcPr>
            <w:tcW w:w="510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DE6EFA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 xml:space="preserve">Модуль 4. </w:t>
            </w:r>
            <w:r w:rsidRPr="004578AA">
              <w:rPr>
                <w:rFonts w:eastAsiaTheme="minorHAnsi"/>
                <w:lang w:eastAsia="en-US"/>
              </w:rPr>
              <w:t>Методы несанкционированного доступа к сетевому ресурсу (веб-серверу)</w:t>
            </w:r>
          </w:p>
        </w:tc>
        <w:tc>
          <w:tcPr>
            <w:tcW w:w="1698" w:type="dxa"/>
            <w:vAlign w:val="center"/>
          </w:tcPr>
          <w:p w14:paraId="1F54571C" w14:textId="1E62493C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  <w:r w:rsidR="001E1F9B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982" w:type="dxa"/>
            <w:vAlign w:val="center"/>
          </w:tcPr>
          <w:p w14:paraId="019E86CC" w14:textId="77777777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10-15 ноября</w:t>
            </w:r>
          </w:p>
        </w:tc>
      </w:tr>
      <w:tr w:rsidR="003E1CF8" w:rsidRPr="00491C47" w14:paraId="2053F426" w14:textId="77777777" w:rsidTr="00BF5E38">
        <w:tc>
          <w:tcPr>
            <w:tcW w:w="565" w:type="dxa"/>
            <w:vAlign w:val="center"/>
          </w:tcPr>
          <w:p w14:paraId="2CAA083F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5105" w:type="dxa"/>
            <w:vAlign w:val="center"/>
          </w:tcPr>
          <w:p w14:paraId="120B2AF0" w14:textId="77777777" w:rsidR="003E1CF8" w:rsidRPr="00604B14" w:rsidRDefault="003E1CF8" w:rsidP="00BF5E38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Итоговая аттестация</w:t>
            </w:r>
          </w:p>
        </w:tc>
        <w:tc>
          <w:tcPr>
            <w:tcW w:w="1698" w:type="dxa"/>
            <w:vAlign w:val="center"/>
          </w:tcPr>
          <w:p w14:paraId="517AE8B1" w14:textId="77777777" w:rsidR="003E1CF8" w:rsidRPr="00604B14" w:rsidRDefault="003E1CF8" w:rsidP="00BF5E38">
            <w:pPr>
              <w:jc w:val="center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982" w:type="dxa"/>
            <w:vAlign w:val="center"/>
          </w:tcPr>
          <w:p w14:paraId="733DAE48" w14:textId="77777777" w:rsidR="003E1CF8" w:rsidRPr="004578AA" w:rsidRDefault="003E1CF8" w:rsidP="00BF5E38">
            <w:pPr>
              <w:jc w:val="center"/>
              <w:rPr>
                <w:rFonts w:eastAsiaTheme="minorHAnsi"/>
                <w:highlight w:val="yellow"/>
                <w:lang w:eastAsia="en-US"/>
              </w:rPr>
            </w:pPr>
            <w:r>
              <w:rPr>
                <w:rFonts w:eastAsiaTheme="minorHAnsi"/>
                <w:lang w:eastAsia="en-US"/>
              </w:rPr>
              <w:t>15 ноября</w:t>
            </w:r>
          </w:p>
        </w:tc>
      </w:tr>
      <w:tr w:rsidR="003E1CF8" w:rsidRPr="00491C47" w14:paraId="72247CA8" w14:textId="77777777" w:rsidTr="00BF5E38">
        <w:tc>
          <w:tcPr>
            <w:tcW w:w="5670" w:type="dxa"/>
            <w:gridSpan w:val="2"/>
            <w:vAlign w:val="center"/>
          </w:tcPr>
          <w:p w14:paraId="4FCA102C" w14:textId="77777777" w:rsidR="003E1CF8" w:rsidRPr="00604B14" w:rsidRDefault="003E1CF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Всего:</w:t>
            </w:r>
          </w:p>
        </w:tc>
        <w:tc>
          <w:tcPr>
            <w:tcW w:w="1698" w:type="dxa"/>
            <w:vAlign w:val="center"/>
          </w:tcPr>
          <w:p w14:paraId="15DB54EF" w14:textId="77777777" w:rsidR="003E1CF8" w:rsidRPr="00604B14" w:rsidRDefault="003E1CF8" w:rsidP="00BF5E38">
            <w:pPr>
              <w:jc w:val="center"/>
              <w:rPr>
                <w:rFonts w:eastAsiaTheme="minorHAnsi"/>
                <w:lang w:val="en-US" w:eastAsia="en-US"/>
              </w:rPr>
            </w:pPr>
            <w:r w:rsidRPr="00604B14">
              <w:rPr>
                <w:rFonts w:eastAsiaTheme="minorHAnsi"/>
                <w:lang w:eastAsia="en-US"/>
              </w:rPr>
              <w:t>72</w:t>
            </w:r>
          </w:p>
        </w:tc>
        <w:tc>
          <w:tcPr>
            <w:tcW w:w="1982" w:type="dxa"/>
            <w:vAlign w:val="center"/>
          </w:tcPr>
          <w:p w14:paraId="1A560C59" w14:textId="77777777" w:rsidR="003E1CF8" w:rsidRPr="00604B14" w:rsidRDefault="003E1CF8" w:rsidP="00BF5E38">
            <w:pPr>
              <w:jc w:val="center"/>
              <w:rPr>
                <w:rFonts w:eastAsiaTheme="minorHAnsi"/>
                <w:lang w:val="en-US" w:eastAsia="en-US"/>
              </w:rPr>
            </w:pPr>
            <w:r w:rsidRPr="00604B14">
              <w:rPr>
                <w:rFonts w:eastAsiaTheme="minorHAnsi"/>
                <w:lang w:eastAsia="en-US"/>
              </w:rPr>
              <w:t>1-15 ноября</w:t>
            </w:r>
          </w:p>
        </w:tc>
      </w:tr>
    </w:tbl>
    <w:p w14:paraId="0D1284D5" w14:textId="77777777" w:rsidR="0070628A" w:rsidRPr="00491C47" w:rsidRDefault="0070628A" w:rsidP="0070628A">
      <w:pPr>
        <w:jc w:val="both"/>
        <w:rPr>
          <w:rFonts w:eastAsiaTheme="minorHAnsi"/>
          <w:b/>
          <w:sz w:val="28"/>
          <w:szCs w:val="28"/>
          <w:lang w:eastAsia="en-US"/>
        </w:rPr>
      </w:pPr>
    </w:p>
    <w:p w14:paraId="1A7E8AC4" w14:textId="071B0726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6.</w:t>
      </w:r>
      <w:r w:rsidR="00604B14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604B14">
        <w:rPr>
          <w:rFonts w:eastAsiaTheme="minorHAnsi"/>
          <w:b/>
          <w:sz w:val="28"/>
          <w:szCs w:val="28"/>
          <w:lang w:eastAsia="en-US"/>
        </w:rPr>
        <w:t xml:space="preserve">Учебно-тематический план программы </w:t>
      </w:r>
      <w:r w:rsidR="00604B14" w:rsidRPr="00604B14">
        <w:rPr>
          <w:rFonts w:eastAsiaTheme="minorHAnsi"/>
          <w:b/>
          <w:sz w:val="28"/>
          <w:szCs w:val="28"/>
          <w:lang w:eastAsia="en-US"/>
        </w:rPr>
        <w:t>«</w:t>
      </w:r>
      <w:r w:rsidR="00C44466" w:rsidRPr="00C44466">
        <w:rPr>
          <w:rFonts w:eastAsiaTheme="minorHAnsi"/>
          <w:b/>
          <w:sz w:val="28"/>
          <w:szCs w:val="28"/>
          <w:lang w:eastAsia="en-US"/>
        </w:rPr>
        <w:t>Методы</w:t>
      </w:r>
      <w:r w:rsidR="00C44466">
        <w:rPr>
          <w:rFonts w:eastAsiaTheme="minorHAnsi"/>
          <w:b/>
          <w:sz w:val="28"/>
          <w:szCs w:val="28"/>
          <w:lang w:eastAsia="en-US"/>
        </w:rPr>
        <w:t xml:space="preserve"> </w:t>
      </w:r>
      <w:r w:rsidR="00C44466" w:rsidRPr="00C44466">
        <w:rPr>
          <w:rFonts w:eastAsiaTheme="minorHAnsi"/>
          <w:b/>
          <w:sz w:val="28"/>
          <w:szCs w:val="28"/>
          <w:lang w:eastAsia="en-US"/>
        </w:rPr>
        <w:t>несанкционированного доступа к информации и противодействие им</w:t>
      </w:r>
      <w:r w:rsidRPr="00604B14">
        <w:rPr>
          <w:rFonts w:eastAsiaTheme="minorHAnsi"/>
          <w:b/>
          <w:sz w:val="28"/>
          <w:szCs w:val="28"/>
          <w:lang w:eastAsia="en-US"/>
        </w:rPr>
        <w:t>»</w:t>
      </w:r>
    </w:p>
    <w:p w14:paraId="49921024" w14:textId="77777777" w:rsidR="00604B14" w:rsidRPr="00604B14" w:rsidRDefault="00604B14" w:rsidP="0070628A">
      <w:pPr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tbl>
      <w:tblPr>
        <w:tblStyle w:val="26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551"/>
        <w:gridCol w:w="993"/>
        <w:gridCol w:w="992"/>
        <w:gridCol w:w="1559"/>
        <w:gridCol w:w="1559"/>
        <w:gridCol w:w="993"/>
      </w:tblGrid>
      <w:tr w:rsidR="0070628A" w:rsidRPr="00491C47" w14:paraId="7C873EF3" w14:textId="77777777" w:rsidTr="00C44466">
        <w:trPr>
          <w:trHeight w:val="270"/>
          <w:jc w:val="center"/>
        </w:trPr>
        <w:tc>
          <w:tcPr>
            <w:tcW w:w="704" w:type="dxa"/>
            <w:vMerge w:val="restart"/>
            <w:vAlign w:val="center"/>
          </w:tcPr>
          <w:p w14:paraId="039E3B34" w14:textId="77777777" w:rsidR="0070628A" w:rsidRPr="00604B14" w:rsidRDefault="0070628A" w:rsidP="00C44466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№ п/п</w:t>
            </w:r>
          </w:p>
        </w:tc>
        <w:tc>
          <w:tcPr>
            <w:tcW w:w="2551" w:type="dxa"/>
            <w:vMerge w:val="restart"/>
            <w:vAlign w:val="center"/>
          </w:tcPr>
          <w:p w14:paraId="6851DDA1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Модуль / Тема</w:t>
            </w:r>
          </w:p>
        </w:tc>
        <w:tc>
          <w:tcPr>
            <w:tcW w:w="993" w:type="dxa"/>
            <w:vMerge w:val="restart"/>
            <w:vAlign w:val="center"/>
          </w:tcPr>
          <w:p w14:paraId="27B05BFB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Всего, час</w:t>
            </w:r>
          </w:p>
        </w:tc>
        <w:tc>
          <w:tcPr>
            <w:tcW w:w="4110" w:type="dxa"/>
            <w:gridSpan w:val="3"/>
            <w:vAlign w:val="center"/>
          </w:tcPr>
          <w:p w14:paraId="33C574A4" w14:textId="77777777" w:rsidR="0070628A" w:rsidRPr="00604B14" w:rsidRDefault="0070628A" w:rsidP="00DF0892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Виды учебных занятий</w:t>
            </w:r>
          </w:p>
        </w:tc>
        <w:tc>
          <w:tcPr>
            <w:tcW w:w="993" w:type="dxa"/>
            <w:vAlign w:val="center"/>
          </w:tcPr>
          <w:p w14:paraId="391883DB" w14:textId="77777777" w:rsidR="0070628A" w:rsidRPr="00604B14" w:rsidRDefault="0070628A" w:rsidP="00DF0892">
            <w:pPr>
              <w:jc w:val="center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Формы контроля</w:t>
            </w:r>
          </w:p>
        </w:tc>
      </w:tr>
      <w:tr w:rsidR="0070628A" w:rsidRPr="00491C47" w14:paraId="364C8EC8" w14:textId="77777777" w:rsidTr="00C44466">
        <w:trPr>
          <w:trHeight w:val="270"/>
          <w:jc w:val="center"/>
        </w:trPr>
        <w:tc>
          <w:tcPr>
            <w:tcW w:w="704" w:type="dxa"/>
            <w:vMerge/>
            <w:vAlign w:val="center"/>
          </w:tcPr>
          <w:p w14:paraId="6B86DAAC" w14:textId="77777777" w:rsidR="0070628A" w:rsidRPr="00604B14" w:rsidRDefault="0070628A" w:rsidP="00C44466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551" w:type="dxa"/>
            <w:vMerge/>
            <w:vAlign w:val="center"/>
          </w:tcPr>
          <w:p w14:paraId="2F7FF5FE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993" w:type="dxa"/>
            <w:vMerge/>
            <w:vAlign w:val="center"/>
          </w:tcPr>
          <w:p w14:paraId="5B0CCE57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992" w:type="dxa"/>
            <w:vAlign w:val="center"/>
          </w:tcPr>
          <w:p w14:paraId="1554BADF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лекции</w:t>
            </w:r>
          </w:p>
        </w:tc>
        <w:tc>
          <w:tcPr>
            <w:tcW w:w="1559" w:type="dxa"/>
            <w:vAlign w:val="center"/>
          </w:tcPr>
          <w:p w14:paraId="6E91B9A0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практические занятия</w:t>
            </w:r>
          </w:p>
        </w:tc>
        <w:tc>
          <w:tcPr>
            <w:tcW w:w="1559" w:type="dxa"/>
            <w:vAlign w:val="center"/>
          </w:tcPr>
          <w:p w14:paraId="678B2D4D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самостоятельная работа</w:t>
            </w:r>
          </w:p>
        </w:tc>
        <w:tc>
          <w:tcPr>
            <w:tcW w:w="993" w:type="dxa"/>
            <w:vAlign w:val="center"/>
          </w:tcPr>
          <w:p w14:paraId="6155DEAD" w14:textId="77777777" w:rsidR="0070628A" w:rsidRPr="00604B14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761C0D1F" w14:textId="77777777" w:rsidTr="00C44466">
        <w:trPr>
          <w:jc w:val="center"/>
        </w:trPr>
        <w:tc>
          <w:tcPr>
            <w:tcW w:w="704" w:type="dxa"/>
            <w:vAlign w:val="center"/>
          </w:tcPr>
          <w:p w14:paraId="320E52C4" w14:textId="3DF0AF93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6A8A0750" w14:textId="0266490D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</w:rPr>
              <w:t>Модуль 1. Организации защиты конфиденциальной информации в соответствии с требованиями нормативно-правовых документов РФ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C47674C" w14:textId="5C044A1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18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A52A347" w14:textId="2B9A23A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11 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F4EBE5E" w14:textId="032E5C5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AEA2BB7" w14:textId="5CB76F0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6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549BBFDB" w14:textId="042BD15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1D81B05F" w14:textId="77777777" w:rsidTr="00C44466">
        <w:trPr>
          <w:jc w:val="center"/>
        </w:trPr>
        <w:tc>
          <w:tcPr>
            <w:tcW w:w="704" w:type="dxa"/>
            <w:vAlign w:val="center"/>
          </w:tcPr>
          <w:p w14:paraId="2D3052ED" w14:textId="77C383C1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31EA20E5" w14:textId="290D2727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Правовые и организационные основы защиты информации, не содержащей сведений, составляющих государственную тайну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7DFCC003" w14:textId="200AB00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645F3696" w14:textId="550ECF1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3BE104E" w14:textId="7C2DC6B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D8444D3" w14:textId="7B1EB60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765106E0" w14:textId="643A12F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132830D1" w14:textId="77777777" w:rsidTr="00C44466">
        <w:trPr>
          <w:jc w:val="center"/>
        </w:trPr>
        <w:tc>
          <w:tcPr>
            <w:tcW w:w="704" w:type="dxa"/>
            <w:vAlign w:val="center"/>
          </w:tcPr>
          <w:p w14:paraId="1357DCB2" w14:textId="08E0903B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2CBA4446" w14:textId="78A3DC2F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Определение мероприятий по повышению эффективности защиты информации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00DA0055" w14:textId="22F77C3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464B7A9F" w14:textId="0B64C03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8ABF303" w14:textId="205C46A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796A9CF" w14:textId="249A20A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9FD3D5F" w14:textId="520CA13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5B2673F" w14:textId="77777777" w:rsidTr="00C44466">
        <w:trPr>
          <w:jc w:val="center"/>
        </w:trPr>
        <w:tc>
          <w:tcPr>
            <w:tcW w:w="704" w:type="dxa"/>
            <w:vAlign w:val="center"/>
          </w:tcPr>
          <w:p w14:paraId="07E58A76" w14:textId="6A450D35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BFD7DC1" w14:textId="4142DFD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 xml:space="preserve">Этапы создания системы защиты информации, </w:t>
            </w:r>
            <w:r w:rsidRPr="009824DB">
              <w:t>рекомендации к классификации и категорированию объектов информатизации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6CE0106" w14:textId="4991F9B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80A0796" w14:textId="0026FFC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3D1FF7A" w14:textId="4BD408A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A42BA13" w14:textId="5DE934D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CE91AB6" w14:textId="569C90A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38D49EBF" w14:textId="77777777" w:rsidTr="00C44466">
        <w:trPr>
          <w:jc w:val="center"/>
        </w:trPr>
        <w:tc>
          <w:tcPr>
            <w:tcW w:w="704" w:type="dxa"/>
            <w:vAlign w:val="center"/>
          </w:tcPr>
          <w:p w14:paraId="082FBF65" w14:textId="3C2F38ED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4190" w14:textId="3D917918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Разработка модели угроз безопасности персональных данных</w:t>
            </w:r>
          </w:p>
        </w:tc>
        <w:tc>
          <w:tcPr>
            <w:tcW w:w="993" w:type="dxa"/>
          </w:tcPr>
          <w:p w14:paraId="45B5E9CF" w14:textId="4F65C56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</w:tcPr>
          <w:p w14:paraId="6ED78263" w14:textId="0E5415B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1559" w:type="dxa"/>
          </w:tcPr>
          <w:p w14:paraId="5CB20826" w14:textId="24C8F10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34EF8122" w14:textId="633C0C6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</w:tcPr>
          <w:p w14:paraId="6339BB55" w14:textId="11B4048A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0C6B29C5" w14:textId="77777777" w:rsidTr="00C44466">
        <w:trPr>
          <w:jc w:val="center"/>
        </w:trPr>
        <w:tc>
          <w:tcPr>
            <w:tcW w:w="704" w:type="dxa"/>
            <w:vAlign w:val="center"/>
          </w:tcPr>
          <w:p w14:paraId="4FDACA52" w14:textId="3E22C639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1.5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9089D4" w14:textId="10DF6696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Содержание, порядок разработки и ввода в действие внутренних нормативных документов</w:t>
            </w:r>
          </w:p>
        </w:tc>
        <w:tc>
          <w:tcPr>
            <w:tcW w:w="993" w:type="dxa"/>
          </w:tcPr>
          <w:p w14:paraId="1F043BEC" w14:textId="421EDC0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007B7F2A" w14:textId="34ECC83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CCA2B1A" w14:textId="396CFA3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2E44ACF" w14:textId="47E3310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5B169551" w14:textId="5EFAD0F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1D1CD9E" w14:textId="77777777" w:rsidTr="00C44466">
        <w:trPr>
          <w:jc w:val="center"/>
        </w:trPr>
        <w:tc>
          <w:tcPr>
            <w:tcW w:w="704" w:type="dxa"/>
            <w:vAlign w:val="center"/>
          </w:tcPr>
          <w:p w14:paraId="062E2491" w14:textId="651F8F82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1.6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33D726B" w14:textId="656F4C4D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Классификация и характеристика методов и средств защиты информации. Применение программно-аппаратных средств защиты информации</w:t>
            </w:r>
          </w:p>
        </w:tc>
        <w:tc>
          <w:tcPr>
            <w:tcW w:w="993" w:type="dxa"/>
          </w:tcPr>
          <w:p w14:paraId="575B3EFF" w14:textId="572E801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628CAB74" w14:textId="2DF6058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499A73C8" w14:textId="25B8B10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4558960C" w14:textId="6B5D9CE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728134C1" w14:textId="0158788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3D2DAFB8" w14:textId="77777777" w:rsidTr="00C44466">
        <w:trPr>
          <w:jc w:val="center"/>
        </w:trPr>
        <w:tc>
          <w:tcPr>
            <w:tcW w:w="704" w:type="dxa"/>
            <w:vAlign w:val="center"/>
          </w:tcPr>
          <w:p w14:paraId="41892E04" w14:textId="25C8162E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1.7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B71942" w14:textId="79CF0E9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Содержание и порядок проведения аттестации объектов информатизации</w:t>
            </w:r>
          </w:p>
        </w:tc>
        <w:tc>
          <w:tcPr>
            <w:tcW w:w="993" w:type="dxa"/>
          </w:tcPr>
          <w:p w14:paraId="7950CF97" w14:textId="3A1562C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2C38D329" w14:textId="617C71C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B0996C0" w14:textId="4614C43A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59E908D5" w14:textId="71DC0D1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5C04BF59" w14:textId="5F944E7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260DE9D4" w14:textId="77777777" w:rsidTr="00C44466">
        <w:trPr>
          <w:jc w:val="center"/>
        </w:trPr>
        <w:tc>
          <w:tcPr>
            <w:tcW w:w="704" w:type="dxa"/>
            <w:vAlign w:val="center"/>
          </w:tcPr>
          <w:p w14:paraId="504716AA" w14:textId="4BF7FE4B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1.8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3D5E09" w14:textId="176EE6C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>Промежуточная аттестация по Модулю 1</w:t>
            </w:r>
          </w:p>
        </w:tc>
        <w:tc>
          <w:tcPr>
            <w:tcW w:w="993" w:type="dxa"/>
          </w:tcPr>
          <w:p w14:paraId="174D56CA" w14:textId="57935A0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0D073CDB" w14:textId="21F0074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69B65D3F" w14:textId="2D7A40C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42422DD" w14:textId="1052E38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495A3E1E" w14:textId="7E1FB4D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тестирование</w:t>
            </w:r>
          </w:p>
        </w:tc>
      </w:tr>
      <w:tr w:rsidR="00DF0892" w:rsidRPr="00491C47" w14:paraId="3DCFE12E" w14:textId="77777777" w:rsidTr="00C44466">
        <w:trPr>
          <w:jc w:val="center"/>
        </w:trPr>
        <w:tc>
          <w:tcPr>
            <w:tcW w:w="704" w:type="dxa"/>
            <w:vAlign w:val="center"/>
          </w:tcPr>
          <w:p w14:paraId="75ED4220" w14:textId="57411FC0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0EC7ED" w14:textId="46EEB0F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FF3C1C">
              <w:rPr>
                <w:b/>
              </w:rPr>
              <w:t>Модуль 2. Методы получения</w:t>
            </w:r>
            <w:r w:rsidR="00C44466">
              <w:rPr>
                <w:b/>
              </w:rPr>
              <w:t xml:space="preserve"> </w:t>
            </w:r>
            <w:r w:rsidRPr="00FF3C1C">
              <w:rPr>
                <w:b/>
              </w:rPr>
              <w:t>физического доступа к информации и противодействие им</w:t>
            </w:r>
          </w:p>
        </w:tc>
        <w:tc>
          <w:tcPr>
            <w:tcW w:w="993" w:type="dxa"/>
          </w:tcPr>
          <w:p w14:paraId="1418A425" w14:textId="21693E9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10</w:t>
            </w:r>
          </w:p>
        </w:tc>
        <w:tc>
          <w:tcPr>
            <w:tcW w:w="992" w:type="dxa"/>
          </w:tcPr>
          <w:p w14:paraId="105DD924" w14:textId="5D92562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3 </w:t>
            </w:r>
          </w:p>
        </w:tc>
        <w:tc>
          <w:tcPr>
            <w:tcW w:w="1559" w:type="dxa"/>
          </w:tcPr>
          <w:p w14:paraId="7B5FE84E" w14:textId="520024A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1 </w:t>
            </w:r>
          </w:p>
        </w:tc>
        <w:tc>
          <w:tcPr>
            <w:tcW w:w="1559" w:type="dxa"/>
          </w:tcPr>
          <w:p w14:paraId="295FFB50" w14:textId="6A8C137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5</w:t>
            </w:r>
          </w:p>
        </w:tc>
        <w:tc>
          <w:tcPr>
            <w:tcW w:w="993" w:type="dxa"/>
          </w:tcPr>
          <w:p w14:paraId="6238F305" w14:textId="1AD4419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3D357D2B" w14:textId="77777777" w:rsidTr="00C44466">
        <w:trPr>
          <w:jc w:val="center"/>
        </w:trPr>
        <w:tc>
          <w:tcPr>
            <w:tcW w:w="704" w:type="dxa"/>
            <w:vAlign w:val="center"/>
          </w:tcPr>
          <w:p w14:paraId="4621FF59" w14:textId="37EB653E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4DDDAA" w14:textId="7C52AE39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>
              <w:rPr>
                <w:color w:val="000000"/>
              </w:rPr>
              <w:t>Методы в</w:t>
            </w:r>
            <w:r w:rsidRPr="009824DB">
              <w:rPr>
                <w:color w:val="000000"/>
              </w:rPr>
              <w:t>осстановлени</w:t>
            </w:r>
            <w:r>
              <w:rPr>
                <w:color w:val="000000"/>
              </w:rPr>
              <w:t>я</w:t>
            </w:r>
            <w:r w:rsidRPr="009824DB">
              <w:rPr>
                <w:color w:val="000000"/>
              </w:rPr>
              <w:t xml:space="preserve"> информации с устройств хранения информации</w:t>
            </w:r>
          </w:p>
        </w:tc>
        <w:tc>
          <w:tcPr>
            <w:tcW w:w="993" w:type="dxa"/>
          </w:tcPr>
          <w:p w14:paraId="433D7E8D" w14:textId="5BE4BA2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</w:tcPr>
          <w:p w14:paraId="292CBF1E" w14:textId="70C77AB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34AC97D9" w14:textId="2FBC5A1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C4A3147" w14:textId="67D8C51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</w:tcPr>
          <w:p w14:paraId="25515BA5" w14:textId="020E386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0566C305" w14:textId="77777777" w:rsidTr="00C44466">
        <w:trPr>
          <w:jc w:val="center"/>
        </w:trPr>
        <w:tc>
          <w:tcPr>
            <w:tcW w:w="704" w:type="dxa"/>
            <w:vAlign w:val="center"/>
          </w:tcPr>
          <w:p w14:paraId="4A34571A" w14:textId="411B1C8C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4FE66B9" w14:textId="25BFEB08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>
              <w:rPr>
                <w:color w:val="000000"/>
              </w:rPr>
              <w:t>Методы перехвата информации с помощью</w:t>
            </w:r>
            <w:r w:rsidRPr="009824DB">
              <w:rPr>
                <w:color w:val="000000"/>
              </w:rPr>
              <w:t xml:space="preserve"> специализированных устройств негласного съема информации</w:t>
            </w:r>
          </w:p>
        </w:tc>
        <w:tc>
          <w:tcPr>
            <w:tcW w:w="993" w:type="dxa"/>
          </w:tcPr>
          <w:p w14:paraId="3EB79EB9" w14:textId="7695DB7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2" w:type="dxa"/>
          </w:tcPr>
          <w:p w14:paraId="2550FF0B" w14:textId="6E10881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2F5508B0" w14:textId="56EEFA7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6C3B0A8C" w14:textId="56FA32D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</w:tcPr>
          <w:p w14:paraId="3010890F" w14:textId="577CCBA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71A1B9E" w14:textId="77777777" w:rsidTr="00C44466">
        <w:trPr>
          <w:jc w:val="center"/>
        </w:trPr>
        <w:tc>
          <w:tcPr>
            <w:tcW w:w="704" w:type="dxa"/>
            <w:vAlign w:val="center"/>
          </w:tcPr>
          <w:p w14:paraId="795EBDE1" w14:textId="0D139892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2A763DD" w14:textId="2C97578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 xml:space="preserve">Методы </w:t>
            </w:r>
            <w:r>
              <w:rPr>
                <w:color w:val="000000"/>
              </w:rPr>
              <w:t xml:space="preserve">противодействия получения </w:t>
            </w:r>
            <w:r w:rsidRPr="009824DB">
              <w:rPr>
                <w:color w:val="000000"/>
              </w:rPr>
              <w:t>физическо</w:t>
            </w:r>
            <w:r>
              <w:rPr>
                <w:color w:val="000000"/>
              </w:rPr>
              <w:t>го</w:t>
            </w:r>
            <w:r w:rsidRPr="009824DB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доступа к информации</w:t>
            </w:r>
          </w:p>
        </w:tc>
        <w:tc>
          <w:tcPr>
            <w:tcW w:w="993" w:type="dxa"/>
          </w:tcPr>
          <w:p w14:paraId="2AAEEA55" w14:textId="699CA67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13607894" w14:textId="39AA3DC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76FE73FE" w14:textId="290AC9C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AB4DA40" w14:textId="4823872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27259035" w14:textId="1604674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073D9594" w14:textId="77777777" w:rsidTr="00C44466">
        <w:trPr>
          <w:jc w:val="center"/>
        </w:trPr>
        <w:tc>
          <w:tcPr>
            <w:tcW w:w="704" w:type="dxa"/>
            <w:vAlign w:val="center"/>
          </w:tcPr>
          <w:p w14:paraId="5E63AE5F" w14:textId="7A6A2BCC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2.4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25599D" w14:textId="317F4B9C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>Промежуточная аттестация по Модулю 2</w:t>
            </w:r>
          </w:p>
        </w:tc>
        <w:tc>
          <w:tcPr>
            <w:tcW w:w="993" w:type="dxa"/>
          </w:tcPr>
          <w:p w14:paraId="00EBB37B" w14:textId="41FB5B5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6D51282F" w14:textId="0FCD6D7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5D7F7D3F" w14:textId="1DEC5D8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7EF4CE19" w14:textId="56EC80F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10938AB9" w14:textId="2AED6AE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тестирование</w:t>
            </w:r>
          </w:p>
        </w:tc>
      </w:tr>
      <w:tr w:rsidR="00DF0892" w:rsidRPr="00491C47" w14:paraId="04681503" w14:textId="77777777" w:rsidTr="00C44466">
        <w:trPr>
          <w:jc w:val="center"/>
        </w:trPr>
        <w:tc>
          <w:tcPr>
            <w:tcW w:w="704" w:type="dxa"/>
            <w:vAlign w:val="center"/>
          </w:tcPr>
          <w:p w14:paraId="005EE63A" w14:textId="24A5269F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B2FD56" w14:textId="7B8470AB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 xml:space="preserve">Модуль 3. </w:t>
            </w:r>
            <w:r w:rsidRPr="00D8388A">
              <w:rPr>
                <w:b/>
                <w:bCs/>
                <w:color w:val="000000"/>
              </w:rPr>
              <w:t>Социальная инженерия. Методы получения доступа к конфиденциальной информации</w:t>
            </w:r>
          </w:p>
        </w:tc>
        <w:tc>
          <w:tcPr>
            <w:tcW w:w="993" w:type="dxa"/>
          </w:tcPr>
          <w:p w14:paraId="14ADA3EA" w14:textId="712A6CB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11</w:t>
            </w:r>
          </w:p>
        </w:tc>
        <w:tc>
          <w:tcPr>
            <w:tcW w:w="992" w:type="dxa"/>
          </w:tcPr>
          <w:p w14:paraId="6475F76F" w14:textId="039A8C8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7 </w:t>
            </w:r>
          </w:p>
        </w:tc>
        <w:tc>
          <w:tcPr>
            <w:tcW w:w="1559" w:type="dxa"/>
          </w:tcPr>
          <w:p w14:paraId="1CA25CB4" w14:textId="4A1D23D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BCB3724" w14:textId="53040EC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3</w:t>
            </w:r>
          </w:p>
        </w:tc>
        <w:tc>
          <w:tcPr>
            <w:tcW w:w="993" w:type="dxa"/>
          </w:tcPr>
          <w:p w14:paraId="5E0F1A12" w14:textId="5DB7F7A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2AA8308F" w14:textId="77777777" w:rsidTr="00C44466">
        <w:trPr>
          <w:jc w:val="center"/>
        </w:trPr>
        <w:tc>
          <w:tcPr>
            <w:tcW w:w="704" w:type="dxa"/>
            <w:vAlign w:val="center"/>
          </w:tcPr>
          <w:p w14:paraId="2AF0802D" w14:textId="77D46CD4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67720096" w14:textId="22E33786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Введение в социальную инженерию</w:t>
            </w:r>
          </w:p>
        </w:tc>
        <w:tc>
          <w:tcPr>
            <w:tcW w:w="993" w:type="dxa"/>
          </w:tcPr>
          <w:p w14:paraId="1B8D5ADA" w14:textId="75A3C7A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18E3274D" w14:textId="2730698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D678119" w14:textId="5AF4658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66D08AE6" w14:textId="145107C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696D8C31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5E2308CE" w14:textId="77777777" w:rsidTr="00C44466">
        <w:trPr>
          <w:jc w:val="center"/>
        </w:trPr>
        <w:tc>
          <w:tcPr>
            <w:tcW w:w="704" w:type="dxa"/>
            <w:vAlign w:val="center"/>
          </w:tcPr>
          <w:p w14:paraId="3D79F0FB" w14:textId="33EA2B34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0A1EB112" w14:textId="01D5DCA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Психологические основы социальной инженерии</w:t>
            </w:r>
          </w:p>
        </w:tc>
        <w:tc>
          <w:tcPr>
            <w:tcW w:w="993" w:type="dxa"/>
          </w:tcPr>
          <w:p w14:paraId="567BA886" w14:textId="03A4AB9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60FD043B" w14:textId="5F56DC0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65982652" w14:textId="6CE7493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902FE4B" w14:textId="41B9BA5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22E2494E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02681D5D" w14:textId="77777777" w:rsidTr="00C44466">
        <w:trPr>
          <w:jc w:val="center"/>
        </w:trPr>
        <w:tc>
          <w:tcPr>
            <w:tcW w:w="704" w:type="dxa"/>
            <w:vAlign w:val="center"/>
          </w:tcPr>
          <w:p w14:paraId="7CCE417D" w14:textId="4EAF0AFE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3.3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0FB365A7" w14:textId="047DFB3C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>
              <w:t>Этапы</w:t>
            </w:r>
            <w:r w:rsidRPr="009824DB">
              <w:t xml:space="preserve"> проведения атаки</w:t>
            </w:r>
          </w:p>
        </w:tc>
        <w:tc>
          <w:tcPr>
            <w:tcW w:w="993" w:type="dxa"/>
          </w:tcPr>
          <w:p w14:paraId="704F7A47" w14:textId="0D2F5AE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3412E1FE" w14:textId="6CBE1C1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3748BD6" w14:textId="7FF017F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39258448" w14:textId="4A8F176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6F509B70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63F16C4F" w14:textId="77777777" w:rsidTr="00C44466">
        <w:trPr>
          <w:jc w:val="center"/>
        </w:trPr>
        <w:tc>
          <w:tcPr>
            <w:tcW w:w="704" w:type="dxa"/>
            <w:vAlign w:val="center"/>
          </w:tcPr>
          <w:p w14:paraId="311E3076" w14:textId="5E32E3B6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6E35F256" w14:textId="701BF21B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Направления социальной инженерии</w:t>
            </w:r>
          </w:p>
        </w:tc>
        <w:tc>
          <w:tcPr>
            <w:tcW w:w="993" w:type="dxa"/>
          </w:tcPr>
          <w:p w14:paraId="269EB46C" w14:textId="7395F28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317C4B5B" w14:textId="5A85151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0863BDC6" w14:textId="38D47B6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757414FE" w14:textId="6E8297D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-</w:t>
            </w:r>
          </w:p>
        </w:tc>
        <w:tc>
          <w:tcPr>
            <w:tcW w:w="993" w:type="dxa"/>
          </w:tcPr>
          <w:p w14:paraId="015639BB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21CA8404" w14:textId="77777777" w:rsidTr="00C44466">
        <w:trPr>
          <w:jc w:val="center"/>
        </w:trPr>
        <w:tc>
          <w:tcPr>
            <w:tcW w:w="704" w:type="dxa"/>
            <w:vAlign w:val="center"/>
          </w:tcPr>
          <w:p w14:paraId="31D5D25C" w14:textId="38DF5365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3.5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72F3E218" w14:textId="7B23E750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Использование вредоносного и специального программного обеспечения для проведения атаки</w:t>
            </w:r>
          </w:p>
        </w:tc>
        <w:tc>
          <w:tcPr>
            <w:tcW w:w="993" w:type="dxa"/>
          </w:tcPr>
          <w:p w14:paraId="1135A849" w14:textId="70ACDB5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2" w:type="dxa"/>
          </w:tcPr>
          <w:p w14:paraId="5285ABD8" w14:textId="3266B74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6D1E6791" w14:textId="2308453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4278074F" w14:textId="5A872F6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3" w:type="dxa"/>
          </w:tcPr>
          <w:p w14:paraId="11BD2F41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</w:tr>
      <w:tr w:rsidR="00DF0892" w:rsidRPr="00491C47" w14:paraId="61ACDBDB" w14:textId="77777777" w:rsidTr="00C44466">
        <w:trPr>
          <w:jc w:val="center"/>
        </w:trPr>
        <w:tc>
          <w:tcPr>
            <w:tcW w:w="704" w:type="dxa"/>
            <w:vAlign w:val="center"/>
          </w:tcPr>
          <w:p w14:paraId="38EE428E" w14:textId="37E3F5B8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3.6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277C11C3" w14:textId="2B6DE02D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 xml:space="preserve">Социальная инженерия и тестирование на проникновение </w:t>
            </w:r>
          </w:p>
        </w:tc>
        <w:tc>
          <w:tcPr>
            <w:tcW w:w="993" w:type="dxa"/>
          </w:tcPr>
          <w:p w14:paraId="5DC226F3" w14:textId="0F31573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7C5D328F" w14:textId="72EB643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E698293" w14:textId="239063F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50C30729" w14:textId="0F53F95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64F68DDA" w14:textId="6FE004D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1B326240" w14:textId="77777777" w:rsidTr="00C44466">
        <w:trPr>
          <w:jc w:val="center"/>
        </w:trPr>
        <w:tc>
          <w:tcPr>
            <w:tcW w:w="704" w:type="dxa"/>
            <w:vAlign w:val="center"/>
          </w:tcPr>
          <w:p w14:paraId="43FC2A63" w14:textId="6018D975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3.7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14:paraId="3BF2FFD1" w14:textId="313DD86B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t>Методы защиты от атак с использованием социальной инженерии</w:t>
            </w:r>
          </w:p>
        </w:tc>
        <w:tc>
          <w:tcPr>
            <w:tcW w:w="993" w:type="dxa"/>
          </w:tcPr>
          <w:p w14:paraId="744CC552" w14:textId="0027B1F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403AD72C" w14:textId="0DE2E0D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2C5D7A8B" w14:textId="7557651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1932EBE2" w14:textId="1FC0047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518FF838" w14:textId="5808082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2AB80E66" w14:textId="77777777" w:rsidTr="00C44466">
        <w:trPr>
          <w:jc w:val="center"/>
        </w:trPr>
        <w:tc>
          <w:tcPr>
            <w:tcW w:w="704" w:type="dxa"/>
            <w:vAlign w:val="center"/>
          </w:tcPr>
          <w:p w14:paraId="24D9D614" w14:textId="0EA63029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3.8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F6918F" w14:textId="2CA451F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>Промежуточная аттестация по модулю 3</w:t>
            </w:r>
          </w:p>
        </w:tc>
        <w:tc>
          <w:tcPr>
            <w:tcW w:w="993" w:type="dxa"/>
          </w:tcPr>
          <w:p w14:paraId="353B020D" w14:textId="472D834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33CA842A" w14:textId="3813179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  <w:tc>
          <w:tcPr>
            <w:tcW w:w="1559" w:type="dxa"/>
          </w:tcPr>
          <w:p w14:paraId="7B3D181F" w14:textId="2478969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71D3476F" w14:textId="4136B3CA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51685600" w14:textId="2E66EF8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тестирование</w:t>
            </w:r>
          </w:p>
        </w:tc>
      </w:tr>
      <w:tr w:rsidR="00DF0892" w:rsidRPr="00491C47" w14:paraId="59546391" w14:textId="77777777" w:rsidTr="00C44466">
        <w:trPr>
          <w:jc w:val="center"/>
        </w:trPr>
        <w:tc>
          <w:tcPr>
            <w:tcW w:w="704" w:type="dxa"/>
            <w:vAlign w:val="center"/>
          </w:tcPr>
          <w:p w14:paraId="649C3DB6" w14:textId="098644B3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8F85DEF" w14:textId="36E878EC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b/>
                <w:bCs/>
                <w:color w:val="000000"/>
              </w:rPr>
              <w:t>Модуль 4. Методы несанкционированного доступа к сетевому ресурсу (веб-серверу)</w:t>
            </w:r>
          </w:p>
        </w:tc>
        <w:tc>
          <w:tcPr>
            <w:tcW w:w="993" w:type="dxa"/>
          </w:tcPr>
          <w:p w14:paraId="4B388C77" w14:textId="084EB7C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  <w:r w:rsidR="008D5918">
              <w:t>1</w:t>
            </w:r>
          </w:p>
        </w:tc>
        <w:tc>
          <w:tcPr>
            <w:tcW w:w="992" w:type="dxa"/>
          </w:tcPr>
          <w:p w14:paraId="5371879F" w14:textId="669EFFE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 w:rsidR="008D5918">
              <w:t>7</w:t>
            </w:r>
          </w:p>
        </w:tc>
        <w:tc>
          <w:tcPr>
            <w:tcW w:w="1559" w:type="dxa"/>
          </w:tcPr>
          <w:p w14:paraId="456CC929" w14:textId="3EA6C1D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6 </w:t>
            </w:r>
          </w:p>
        </w:tc>
        <w:tc>
          <w:tcPr>
            <w:tcW w:w="1559" w:type="dxa"/>
          </w:tcPr>
          <w:p w14:paraId="796E0108" w14:textId="0F9000F1" w:rsidR="00DF0892" w:rsidRPr="00C44466" w:rsidRDefault="00DF0892" w:rsidP="007E0B63">
            <w:pPr>
              <w:pStyle w:val="a9"/>
              <w:numPr>
                <w:ilvl w:val="0"/>
                <w:numId w:val="8"/>
              </w:num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993" w:type="dxa"/>
          </w:tcPr>
          <w:p w14:paraId="0C2A99A1" w14:textId="2342B39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48E6942" w14:textId="77777777" w:rsidTr="00C44466">
        <w:trPr>
          <w:jc w:val="center"/>
        </w:trPr>
        <w:tc>
          <w:tcPr>
            <w:tcW w:w="704" w:type="dxa"/>
            <w:vAlign w:val="center"/>
          </w:tcPr>
          <w:p w14:paraId="3BE961FD" w14:textId="0E181B2F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4.1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60E8A0" w14:textId="0F73BE91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 xml:space="preserve">Обзор операционной системы Kali Linux </w:t>
            </w:r>
          </w:p>
        </w:tc>
        <w:tc>
          <w:tcPr>
            <w:tcW w:w="993" w:type="dxa"/>
          </w:tcPr>
          <w:p w14:paraId="37C90111" w14:textId="50F102C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992" w:type="dxa"/>
          </w:tcPr>
          <w:p w14:paraId="353AB2D5" w14:textId="49051C8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27EB5E10" w14:textId="6A9C336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0B8446A2" w14:textId="056D139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6C967EE1" w14:textId="54A657C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782F4730" w14:textId="77777777" w:rsidTr="00C44466">
        <w:trPr>
          <w:jc w:val="center"/>
        </w:trPr>
        <w:tc>
          <w:tcPr>
            <w:tcW w:w="704" w:type="dxa"/>
            <w:vAlign w:val="center"/>
          </w:tcPr>
          <w:p w14:paraId="2BF199B5" w14:textId="18D7C8AB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4.2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A2842D" w14:textId="6662896E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Развёртывание специализированной операционной системы для проведения атак на сетевой ресурс – Kali Linux</w:t>
            </w:r>
          </w:p>
        </w:tc>
        <w:tc>
          <w:tcPr>
            <w:tcW w:w="993" w:type="dxa"/>
          </w:tcPr>
          <w:p w14:paraId="6BB5A0DD" w14:textId="0C830E9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</w:tcPr>
          <w:p w14:paraId="31E93B7E" w14:textId="44967162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5B9C1854" w14:textId="4331998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0E5E3A44" w14:textId="60DB2B0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4FEDFDD2" w14:textId="530E8FB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3E96D6AF" w14:textId="77777777" w:rsidTr="00C44466">
        <w:trPr>
          <w:jc w:val="center"/>
        </w:trPr>
        <w:tc>
          <w:tcPr>
            <w:tcW w:w="704" w:type="dxa"/>
            <w:vAlign w:val="center"/>
          </w:tcPr>
          <w:p w14:paraId="244647E9" w14:textId="44D083AA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 w:rsidRPr="00C44466">
              <w:rPr>
                <w:rFonts w:eastAsiaTheme="minorHAnsi"/>
                <w:lang w:eastAsia="en-US"/>
              </w:rPr>
              <w:t>4.3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4175EF" w14:textId="6D3F291C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Знакомство с распространёнными командами Linux</w:t>
            </w:r>
          </w:p>
        </w:tc>
        <w:tc>
          <w:tcPr>
            <w:tcW w:w="993" w:type="dxa"/>
          </w:tcPr>
          <w:p w14:paraId="655625D1" w14:textId="70AC806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4</w:t>
            </w:r>
          </w:p>
        </w:tc>
        <w:tc>
          <w:tcPr>
            <w:tcW w:w="992" w:type="dxa"/>
          </w:tcPr>
          <w:p w14:paraId="34F5B485" w14:textId="24C7B5BC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11B13E1" w14:textId="1C93A29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6D6761C" w14:textId="66D09A7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2</w:t>
            </w:r>
          </w:p>
        </w:tc>
        <w:tc>
          <w:tcPr>
            <w:tcW w:w="993" w:type="dxa"/>
          </w:tcPr>
          <w:p w14:paraId="3C7DBBB5" w14:textId="6BC3E3B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2BB73041" w14:textId="77777777" w:rsidTr="00C44466">
        <w:trPr>
          <w:jc w:val="center"/>
        </w:trPr>
        <w:tc>
          <w:tcPr>
            <w:tcW w:w="704" w:type="dxa"/>
            <w:vAlign w:val="center"/>
          </w:tcPr>
          <w:p w14:paraId="6BB68F3B" w14:textId="6A5A3EE8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4.4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A1AC37" w14:textId="2B190372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Сбор информации об атакуемом сетевом ресурсе</w:t>
            </w:r>
          </w:p>
        </w:tc>
        <w:tc>
          <w:tcPr>
            <w:tcW w:w="993" w:type="dxa"/>
          </w:tcPr>
          <w:p w14:paraId="36589578" w14:textId="5503945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5</w:t>
            </w:r>
          </w:p>
        </w:tc>
        <w:tc>
          <w:tcPr>
            <w:tcW w:w="992" w:type="dxa"/>
          </w:tcPr>
          <w:p w14:paraId="7F6AEE1D" w14:textId="055E6B3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443DC05A" w14:textId="12437A1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1009133E" w14:textId="41AE9F4A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4733DD22" w14:textId="6321ADC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41FA2384" w14:textId="77777777" w:rsidTr="00C44466">
        <w:trPr>
          <w:jc w:val="center"/>
        </w:trPr>
        <w:tc>
          <w:tcPr>
            <w:tcW w:w="704" w:type="dxa"/>
            <w:vAlign w:val="center"/>
          </w:tcPr>
          <w:p w14:paraId="456470CB" w14:textId="66011457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4.5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47F703" w14:textId="79A5F205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Получение привилегий в операционной системе</w:t>
            </w:r>
          </w:p>
        </w:tc>
        <w:tc>
          <w:tcPr>
            <w:tcW w:w="993" w:type="dxa"/>
          </w:tcPr>
          <w:p w14:paraId="18DBF62C" w14:textId="1E157C19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5</w:t>
            </w:r>
          </w:p>
        </w:tc>
        <w:tc>
          <w:tcPr>
            <w:tcW w:w="992" w:type="dxa"/>
          </w:tcPr>
          <w:p w14:paraId="497FC5C8" w14:textId="394690C4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45D374A7" w14:textId="632C8631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5C2F1331" w14:textId="3E250195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1500278E" w14:textId="2CBA8DA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CB40DCF" w14:textId="77777777" w:rsidTr="00C44466">
        <w:trPr>
          <w:jc w:val="center"/>
        </w:trPr>
        <w:tc>
          <w:tcPr>
            <w:tcW w:w="704" w:type="dxa"/>
            <w:vAlign w:val="center"/>
          </w:tcPr>
          <w:p w14:paraId="43B5FF16" w14:textId="21C63992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4.6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07C563" w14:textId="6E42A03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Повышение привилегий</w:t>
            </w:r>
          </w:p>
        </w:tc>
        <w:tc>
          <w:tcPr>
            <w:tcW w:w="993" w:type="dxa"/>
          </w:tcPr>
          <w:p w14:paraId="1D2C2B01" w14:textId="0BD9991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5</w:t>
            </w:r>
          </w:p>
        </w:tc>
        <w:tc>
          <w:tcPr>
            <w:tcW w:w="992" w:type="dxa"/>
          </w:tcPr>
          <w:p w14:paraId="427A7624" w14:textId="35D3A5A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6F13266E" w14:textId="1386F9B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4CB6449E" w14:textId="3C27D47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07734894" w14:textId="5F0E253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7BAB67B" w14:textId="77777777" w:rsidTr="00C44466">
        <w:trPr>
          <w:jc w:val="center"/>
        </w:trPr>
        <w:tc>
          <w:tcPr>
            <w:tcW w:w="704" w:type="dxa"/>
            <w:vAlign w:val="center"/>
          </w:tcPr>
          <w:p w14:paraId="16D3E644" w14:textId="348A1BDE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4.7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A358596" w14:textId="0D08C46F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Доступ к защищаемой информации</w:t>
            </w:r>
          </w:p>
        </w:tc>
        <w:tc>
          <w:tcPr>
            <w:tcW w:w="993" w:type="dxa"/>
          </w:tcPr>
          <w:p w14:paraId="52529EE3" w14:textId="3CB7200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5</w:t>
            </w:r>
          </w:p>
        </w:tc>
        <w:tc>
          <w:tcPr>
            <w:tcW w:w="992" w:type="dxa"/>
          </w:tcPr>
          <w:p w14:paraId="46A64AAC" w14:textId="58546CFB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748B8B03" w14:textId="39E5BB1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1</w:t>
            </w:r>
          </w:p>
        </w:tc>
        <w:tc>
          <w:tcPr>
            <w:tcW w:w="1559" w:type="dxa"/>
          </w:tcPr>
          <w:p w14:paraId="2860ECD3" w14:textId="3D4830E3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3</w:t>
            </w:r>
          </w:p>
        </w:tc>
        <w:tc>
          <w:tcPr>
            <w:tcW w:w="993" w:type="dxa"/>
          </w:tcPr>
          <w:p w14:paraId="296A2283" w14:textId="158836C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DF0892" w:rsidRPr="00491C47" w14:paraId="60AD9808" w14:textId="77777777" w:rsidTr="00C44466">
        <w:trPr>
          <w:jc w:val="center"/>
        </w:trPr>
        <w:tc>
          <w:tcPr>
            <w:tcW w:w="704" w:type="dxa"/>
            <w:vAlign w:val="center"/>
          </w:tcPr>
          <w:p w14:paraId="1E397D60" w14:textId="3A8A7317" w:rsidR="00DF0892" w:rsidRP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4.8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E8B7F5A" w14:textId="24648C33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9824DB">
              <w:rPr>
                <w:color w:val="000000"/>
              </w:rPr>
              <w:t>Методы защиты от хакерских атак</w:t>
            </w:r>
          </w:p>
        </w:tc>
        <w:tc>
          <w:tcPr>
            <w:tcW w:w="993" w:type="dxa"/>
          </w:tcPr>
          <w:p w14:paraId="68A1715D" w14:textId="4668B22F" w:rsidR="00DF0892" w:rsidRPr="00604B14" w:rsidRDefault="001E1F9B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t>1</w:t>
            </w:r>
          </w:p>
        </w:tc>
        <w:tc>
          <w:tcPr>
            <w:tcW w:w="992" w:type="dxa"/>
          </w:tcPr>
          <w:p w14:paraId="1486FC8A" w14:textId="34450E58" w:rsidR="00DF0892" w:rsidRPr="00604B14" w:rsidRDefault="001E1F9B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t>1</w:t>
            </w:r>
          </w:p>
        </w:tc>
        <w:tc>
          <w:tcPr>
            <w:tcW w:w="1559" w:type="dxa"/>
          </w:tcPr>
          <w:p w14:paraId="1993085C" w14:textId="5A88A66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</w:tcPr>
          <w:p w14:paraId="38B47D2D" w14:textId="4764832D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</w:tcPr>
          <w:p w14:paraId="7F32F352" w14:textId="1FA3AA98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</w:p>
        </w:tc>
      </w:tr>
      <w:tr w:rsidR="00C44466" w:rsidRPr="00491C47" w14:paraId="527351A8" w14:textId="77777777" w:rsidTr="00BF5E38">
        <w:trPr>
          <w:jc w:val="center"/>
        </w:trPr>
        <w:tc>
          <w:tcPr>
            <w:tcW w:w="704" w:type="dxa"/>
            <w:vAlign w:val="center"/>
          </w:tcPr>
          <w:p w14:paraId="52A88673" w14:textId="7C14F6B8" w:rsidR="00C44466" w:rsidRDefault="00C44466" w:rsidP="00C44466">
            <w:pPr>
              <w:ind w:left="33" w:hanging="33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4.9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3ACAE3" w14:textId="374268D1" w:rsidR="00C44466" w:rsidRPr="009824DB" w:rsidRDefault="00C44466" w:rsidP="00C44466">
            <w:pPr>
              <w:rPr>
                <w:color w:val="000000"/>
              </w:rPr>
            </w:pPr>
            <w:r w:rsidRPr="009824DB">
              <w:rPr>
                <w:b/>
                <w:bCs/>
                <w:color w:val="000000"/>
              </w:rPr>
              <w:t>Промежуточная аттестация по Модулю 4</w:t>
            </w:r>
          </w:p>
        </w:tc>
        <w:tc>
          <w:tcPr>
            <w:tcW w:w="993" w:type="dxa"/>
            <w:vAlign w:val="center"/>
          </w:tcPr>
          <w:p w14:paraId="38862987" w14:textId="09BBE5AF" w:rsidR="00C44466" w:rsidRPr="00141DA6" w:rsidRDefault="00C44466" w:rsidP="00C44466">
            <w:pPr>
              <w:jc w:val="both"/>
            </w:pPr>
            <w:r w:rsidRPr="009824DB">
              <w:rPr>
                <w:b/>
                <w:bCs/>
                <w:color w:val="000000"/>
              </w:rPr>
              <w:t>1</w:t>
            </w:r>
          </w:p>
        </w:tc>
        <w:tc>
          <w:tcPr>
            <w:tcW w:w="992" w:type="dxa"/>
            <w:vAlign w:val="center"/>
          </w:tcPr>
          <w:p w14:paraId="0DF3E954" w14:textId="2F7F6F0C" w:rsidR="00C44466" w:rsidRPr="00141DA6" w:rsidRDefault="00C44466" w:rsidP="00C44466">
            <w:pPr>
              <w:jc w:val="both"/>
            </w:pPr>
            <w:r w:rsidRPr="009824DB">
              <w:rPr>
                <w:color w:val="000000"/>
              </w:rPr>
              <w:t> </w:t>
            </w:r>
            <w:r>
              <w:rPr>
                <w:color w:val="000000"/>
              </w:rPr>
              <w:t>-</w:t>
            </w:r>
          </w:p>
        </w:tc>
        <w:tc>
          <w:tcPr>
            <w:tcW w:w="1559" w:type="dxa"/>
            <w:vAlign w:val="center"/>
          </w:tcPr>
          <w:p w14:paraId="614AE15A" w14:textId="46D3F959" w:rsidR="00C44466" w:rsidRPr="00141DA6" w:rsidRDefault="00C44466" w:rsidP="00C44466">
            <w:pPr>
              <w:jc w:val="both"/>
            </w:pPr>
            <w:r w:rsidRPr="009824DB">
              <w:rPr>
                <w:color w:val="000000"/>
              </w:rPr>
              <w:t> </w:t>
            </w:r>
            <w:r>
              <w:rPr>
                <w:color w:val="000000"/>
              </w:rPr>
              <w:t>-</w:t>
            </w:r>
          </w:p>
        </w:tc>
        <w:tc>
          <w:tcPr>
            <w:tcW w:w="1559" w:type="dxa"/>
            <w:vAlign w:val="center"/>
          </w:tcPr>
          <w:p w14:paraId="10B42F7C" w14:textId="4D11AAF1" w:rsidR="00C44466" w:rsidRPr="00141DA6" w:rsidRDefault="00C44466" w:rsidP="00C44466">
            <w:pPr>
              <w:jc w:val="both"/>
            </w:pPr>
            <w:r w:rsidRPr="009824DB">
              <w:rPr>
                <w:color w:val="000000"/>
              </w:rPr>
              <w:t> </w:t>
            </w:r>
            <w:r>
              <w:rPr>
                <w:color w:val="000000"/>
              </w:rPr>
              <w:t>-</w:t>
            </w:r>
          </w:p>
        </w:tc>
        <w:tc>
          <w:tcPr>
            <w:tcW w:w="993" w:type="dxa"/>
            <w:vAlign w:val="center"/>
          </w:tcPr>
          <w:p w14:paraId="6B8E7033" w14:textId="0E3C0458" w:rsidR="00C44466" w:rsidRPr="00141DA6" w:rsidRDefault="00C44466" w:rsidP="00C44466">
            <w:pPr>
              <w:jc w:val="both"/>
            </w:pPr>
            <w:r w:rsidRPr="009824DB">
              <w:rPr>
                <w:b/>
                <w:bCs/>
                <w:color w:val="000000"/>
              </w:rPr>
              <w:t>тестирование</w:t>
            </w:r>
          </w:p>
        </w:tc>
      </w:tr>
      <w:tr w:rsidR="00DF0892" w:rsidRPr="00491C47" w14:paraId="13EB9293" w14:textId="77777777" w:rsidTr="00C44466">
        <w:trPr>
          <w:jc w:val="center"/>
        </w:trPr>
        <w:tc>
          <w:tcPr>
            <w:tcW w:w="704" w:type="dxa"/>
            <w:vAlign w:val="center"/>
          </w:tcPr>
          <w:p w14:paraId="48CA09D4" w14:textId="402C86D8" w:rsidR="00DF0892" w:rsidRPr="00604B14" w:rsidRDefault="00C44466" w:rsidP="00C44466">
            <w:pPr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09E7E548" w14:textId="77777777" w:rsidR="00DF0892" w:rsidRPr="00604B14" w:rsidRDefault="00DF0892" w:rsidP="00DF0892">
            <w:pPr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Итоговая аттестация</w:t>
            </w:r>
          </w:p>
        </w:tc>
        <w:tc>
          <w:tcPr>
            <w:tcW w:w="993" w:type="dxa"/>
            <w:shd w:val="clear" w:color="auto" w:fill="FFFFFF" w:themeFill="background1"/>
          </w:tcPr>
          <w:p w14:paraId="2053B7C7" w14:textId="22A29201" w:rsidR="00DF0892" w:rsidRPr="00604B14" w:rsidRDefault="00C44466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t>2</w:t>
            </w:r>
          </w:p>
        </w:tc>
        <w:tc>
          <w:tcPr>
            <w:tcW w:w="992" w:type="dxa"/>
            <w:shd w:val="clear" w:color="auto" w:fill="FFFFFF" w:themeFill="background1"/>
          </w:tcPr>
          <w:p w14:paraId="46BDFEBF" w14:textId="7609334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shd w:val="clear" w:color="auto" w:fill="FFFFFF" w:themeFill="background1"/>
          </w:tcPr>
          <w:p w14:paraId="01E2BABC" w14:textId="5A022EFF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1559" w:type="dxa"/>
            <w:shd w:val="clear" w:color="auto" w:fill="FFFFFF" w:themeFill="background1"/>
          </w:tcPr>
          <w:p w14:paraId="72226D80" w14:textId="20D1C9A0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 xml:space="preserve"> </w:t>
            </w:r>
            <w:r>
              <w:t>-</w:t>
            </w:r>
          </w:p>
        </w:tc>
        <w:tc>
          <w:tcPr>
            <w:tcW w:w="993" w:type="dxa"/>
            <w:shd w:val="clear" w:color="auto" w:fill="FFFFFF" w:themeFill="background1"/>
          </w:tcPr>
          <w:p w14:paraId="2DCFB1FA" w14:textId="4347E6DE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141DA6">
              <w:t>тестирование</w:t>
            </w:r>
          </w:p>
        </w:tc>
      </w:tr>
      <w:tr w:rsidR="00DF0892" w:rsidRPr="00491C47" w14:paraId="734BA9A1" w14:textId="77777777" w:rsidTr="00C44466">
        <w:trPr>
          <w:jc w:val="center"/>
        </w:trPr>
        <w:tc>
          <w:tcPr>
            <w:tcW w:w="704" w:type="dxa"/>
            <w:vAlign w:val="center"/>
          </w:tcPr>
          <w:p w14:paraId="4F62C135" w14:textId="77777777" w:rsidR="00DF0892" w:rsidRPr="00604B14" w:rsidRDefault="00DF0892" w:rsidP="00C44466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551" w:type="dxa"/>
            <w:vAlign w:val="center"/>
          </w:tcPr>
          <w:p w14:paraId="1A9AE3C0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993" w:type="dxa"/>
            <w:vAlign w:val="center"/>
          </w:tcPr>
          <w:p w14:paraId="431FF9E4" w14:textId="7777777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72</w:t>
            </w:r>
          </w:p>
        </w:tc>
        <w:tc>
          <w:tcPr>
            <w:tcW w:w="992" w:type="dxa"/>
            <w:vAlign w:val="center"/>
          </w:tcPr>
          <w:p w14:paraId="3CC2820F" w14:textId="47EDAC8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 w:rsidRPr="00604B14">
              <w:rPr>
                <w:rFonts w:eastAsiaTheme="minorHAnsi"/>
                <w:lang w:eastAsia="en-US"/>
              </w:rPr>
              <w:t>2</w:t>
            </w:r>
            <w:r w:rsidR="001E1F9B">
              <w:rPr>
                <w:rFonts w:eastAsiaTheme="minorHAnsi"/>
                <w:lang w:eastAsia="en-US"/>
              </w:rPr>
              <w:t>8</w:t>
            </w:r>
          </w:p>
        </w:tc>
        <w:tc>
          <w:tcPr>
            <w:tcW w:w="1559" w:type="dxa"/>
            <w:vAlign w:val="center"/>
          </w:tcPr>
          <w:p w14:paraId="0D045850" w14:textId="0F054606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7</w:t>
            </w:r>
          </w:p>
        </w:tc>
        <w:tc>
          <w:tcPr>
            <w:tcW w:w="1559" w:type="dxa"/>
            <w:vAlign w:val="center"/>
          </w:tcPr>
          <w:p w14:paraId="7ABCA6E3" w14:textId="31323A37" w:rsidR="00DF0892" w:rsidRPr="00604B14" w:rsidRDefault="00DF0892" w:rsidP="00DF0892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31</w:t>
            </w:r>
          </w:p>
        </w:tc>
        <w:tc>
          <w:tcPr>
            <w:tcW w:w="993" w:type="dxa"/>
            <w:vAlign w:val="center"/>
          </w:tcPr>
          <w:p w14:paraId="325B4AA7" w14:textId="51C7F512" w:rsidR="00DF0892" w:rsidRPr="0071472C" w:rsidRDefault="00DF0892" w:rsidP="00DF0892">
            <w:pPr>
              <w:jc w:val="both"/>
              <w:rPr>
                <w:rFonts w:eastAsiaTheme="minorHAnsi"/>
                <w:lang w:val="en-US" w:eastAsia="en-US"/>
              </w:rPr>
            </w:pPr>
          </w:p>
        </w:tc>
      </w:tr>
    </w:tbl>
    <w:p w14:paraId="38B771D6" w14:textId="77777777" w:rsidR="0070628A" w:rsidRPr="00491C47" w:rsidRDefault="0070628A" w:rsidP="0070628A">
      <w:pPr>
        <w:jc w:val="both"/>
        <w:rPr>
          <w:rFonts w:eastAsiaTheme="minorHAnsi"/>
          <w:b/>
          <w:sz w:val="28"/>
          <w:szCs w:val="28"/>
          <w:lang w:eastAsia="en-US"/>
        </w:rPr>
      </w:pPr>
    </w:p>
    <w:p w14:paraId="7096EB64" w14:textId="2C18670A" w:rsidR="0070628A" w:rsidRPr="00604B14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7. Учебная (рабочая) программа повышения квалификации </w:t>
      </w:r>
      <w:r w:rsidRPr="00604B14">
        <w:rPr>
          <w:rFonts w:eastAsiaTheme="minorHAnsi"/>
          <w:b/>
          <w:sz w:val="28"/>
          <w:szCs w:val="28"/>
          <w:lang w:eastAsia="en-US"/>
        </w:rPr>
        <w:t>«</w:t>
      </w:r>
      <w:r w:rsidR="009F1CCB" w:rsidRPr="009F1CCB">
        <w:rPr>
          <w:rFonts w:eastAsiaTheme="minorHAnsi"/>
          <w:b/>
          <w:sz w:val="28"/>
          <w:szCs w:val="28"/>
          <w:lang w:eastAsia="en-US"/>
        </w:rPr>
        <w:t>Методы несанкционированного доступа к информации и противодействие им</w:t>
      </w:r>
      <w:r w:rsidRPr="00604B14">
        <w:rPr>
          <w:rFonts w:eastAsiaTheme="minorHAnsi"/>
          <w:b/>
          <w:sz w:val="28"/>
          <w:szCs w:val="28"/>
          <w:lang w:eastAsia="en-US"/>
        </w:rPr>
        <w:t>»</w:t>
      </w:r>
    </w:p>
    <w:p w14:paraId="7FFFF96F" w14:textId="77777777" w:rsidR="00604B14" w:rsidRDefault="00604B14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8D1548F" w14:textId="628652C9" w:rsidR="0070628A" w:rsidRPr="00444E84" w:rsidRDefault="0070628A" w:rsidP="00604B14">
      <w:pPr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444E84">
        <w:rPr>
          <w:rFonts w:eastAsiaTheme="minorHAnsi"/>
          <w:b/>
          <w:sz w:val="28"/>
          <w:szCs w:val="28"/>
          <w:lang w:eastAsia="en-US"/>
        </w:rPr>
        <w:t>Модуль</w:t>
      </w:r>
      <w:r w:rsidR="00604B14" w:rsidRPr="00444E84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44E84">
        <w:rPr>
          <w:rFonts w:eastAsiaTheme="minorHAnsi"/>
          <w:b/>
          <w:sz w:val="28"/>
          <w:szCs w:val="28"/>
          <w:lang w:eastAsia="en-US"/>
        </w:rPr>
        <w:t xml:space="preserve">1. </w:t>
      </w:r>
      <w:r w:rsidR="00444E84" w:rsidRPr="00444E84">
        <w:rPr>
          <w:rFonts w:eastAsiaTheme="minorHAnsi"/>
          <w:b/>
          <w:bCs/>
          <w:sz w:val="28"/>
          <w:szCs w:val="28"/>
          <w:lang w:eastAsia="en-US"/>
        </w:rPr>
        <w:t xml:space="preserve">Организации защиты конфиденциальной информации в соответствии с требованиями нормативно-правовых документов РФ </w:t>
      </w:r>
      <w:r w:rsidRPr="00444E84">
        <w:rPr>
          <w:rFonts w:eastAsiaTheme="minorHAnsi"/>
          <w:b/>
          <w:bCs/>
          <w:sz w:val="28"/>
          <w:szCs w:val="28"/>
          <w:lang w:eastAsia="en-US"/>
        </w:rPr>
        <w:t>(</w:t>
      </w:r>
      <w:r w:rsidR="00444E84" w:rsidRPr="00444E84">
        <w:rPr>
          <w:rFonts w:eastAsiaTheme="minorHAnsi"/>
          <w:b/>
          <w:bCs/>
          <w:sz w:val="28"/>
          <w:szCs w:val="28"/>
          <w:lang w:eastAsia="en-US"/>
        </w:rPr>
        <w:t>1</w:t>
      </w:r>
      <w:r w:rsidR="00E8715A">
        <w:rPr>
          <w:rFonts w:eastAsiaTheme="minorHAnsi"/>
          <w:b/>
          <w:bCs/>
          <w:sz w:val="28"/>
          <w:szCs w:val="28"/>
          <w:lang w:eastAsia="en-US"/>
        </w:rPr>
        <w:t>1 ак.</w:t>
      </w:r>
      <w:r w:rsidRPr="00444E84">
        <w:rPr>
          <w:rFonts w:eastAsiaTheme="minorHAnsi"/>
          <w:b/>
          <w:bCs/>
          <w:sz w:val="28"/>
          <w:szCs w:val="28"/>
          <w:lang w:eastAsia="en-US"/>
        </w:rPr>
        <w:t>ч.)</w:t>
      </w:r>
    </w:p>
    <w:p w14:paraId="41A5EE41" w14:textId="0F29FD21" w:rsidR="0070628A" w:rsidRPr="00E8715A" w:rsidRDefault="0070628A" w:rsidP="00604B1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1. (</w:t>
      </w:r>
      <w:r w:rsidR="00E8715A" w:rsidRPr="00E8715A">
        <w:rPr>
          <w:rFonts w:eastAsiaTheme="minorHAnsi"/>
          <w:sz w:val="28"/>
          <w:szCs w:val="28"/>
          <w:lang w:eastAsia="en-US"/>
        </w:rPr>
        <w:t>2</w:t>
      </w:r>
      <w:r w:rsidRPr="00E8715A">
        <w:rPr>
          <w:rFonts w:eastAsiaTheme="minorHAnsi"/>
          <w:sz w:val="28"/>
          <w:szCs w:val="28"/>
          <w:lang w:eastAsia="en-US"/>
        </w:rPr>
        <w:t xml:space="preserve"> ак.ч.)</w:t>
      </w:r>
    </w:p>
    <w:p w14:paraId="6955AE61" w14:textId="58F47AAF" w:rsidR="00444E84" w:rsidRPr="00E8715A" w:rsidRDefault="00444E84" w:rsidP="00604B1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 рассмотрим нормативно-правовую базу документов по защите информации не содержащей сведений, составляющих государственную тайну.</w:t>
      </w:r>
    </w:p>
    <w:p w14:paraId="090A6BE8" w14:textId="5EB1E2C6" w:rsidR="0070628A" w:rsidRPr="00E8715A" w:rsidRDefault="0070628A" w:rsidP="00604B1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2. (2 ак.ч.)</w:t>
      </w:r>
    </w:p>
    <w:p w14:paraId="5D7C40DC" w14:textId="36137317" w:rsidR="0070628A" w:rsidRPr="00E8715A" w:rsidRDefault="0070628A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 xml:space="preserve">- </w:t>
      </w:r>
      <w:r w:rsidR="00444E84" w:rsidRPr="00E8715A">
        <w:rPr>
          <w:rFonts w:eastAsiaTheme="minorHAnsi"/>
          <w:sz w:val="28"/>
          <w:szCs w:val="28"/>
          <w:lang w:eastAsia="en-US"/>
        </w:rPr>
        <w:t xml:space="preserve"> будут рассмотрены организационные и технические меры защиты информации и их применение на том или ином объекте.</w:t>
      </w:r>
    </w:p>
    <w:p w14:paraId="5A421B06" w14:textId="3D529409" w:rsidR="00444E84" w:rsidRPr="00E8715A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3. (</w:t>
      </w:r>
      <w:r w:rsidR="00E8715A" w:rsidRPr="00E8715A">
        <w:rPr>
          <w:rFonts w:eastAsiaTheme="minorHAnsi"/>
          <w:sz w:val="28"/>
          <w:szCs w:val="28"/>
          <w:lang w:eastAsia="en-US"/>
        </w:rPr>
        <w:t>2</w:t>
      </w:r>
      <w:r w:rsidRPr="00E8715A">
        <w:rPr>
          <w:rFonts w:eastAsiaTheme="minorHAnsi"/>
          <w:sz w:val="28"/>
          <w:szCs w:val="28"/>
          <w:lang w:eastAsia="en-US"/>
        </w:rPr>
        <w:t xml:space="preserve"> ак.ч.)</w:t>
      </w:r>
    </w:p>
    <w:p w14:paraId="55BA60C6" w14:textId="76357C35" w:rsidR="00444E84" w:rsidRPr="00E8715A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 будут рассмотрены этапы создания системы защиты информации и рекомендации к классификации и категорированию объектов информатизации.</w:t>
      </w:r>
    </w:p>
    <w:p w14:paraId="61A74802" w14:textId="1424FC00" w:rsidR="00444E84" w:rsidRPr="00E8715A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4. (</w:t>
      </w:r>
      <w:r w:rsidR="00E8715A" w:rsidRPr="00E8715A">
        <w:rPr>
          <w:rFonts w:eastAsiaTheme="minorHAnsi"/>
          <w:sz w:val="28"/>
          <w:szCs w:val="28"/>
          <w:lang w:eastAsia="en-US"/>
        </w:rPr>
        <w:t>2</w:t>
      </w:r>
      <w:r w:rsidRPr="00E8715A">
        <w:rPr>
          <w:rFonts w:eastAsiaTheme="minorHAnsi"/>
          <w:sz w:val="28"/>
          <w:szCs w:val="28"/>
          <w:lang w:eastAsia="en-US"/>
        </w:rPr>
        <w:t xml:space="preserve"> ак.ч.)</w:t>
      </w:r>
    </w:p>
    <w:p w14:paraId="7CEAFEBA" w14:textId="439E2B60" w:rsidR="00444E84" w:rsidRPr="00E8715A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 будет рассмотрена поэтапная разработка модели угроз, опираясь на такие документы как "Модель нарушителя ..." и "Банк данных угроз".</w:t>
      </w:r>
    </w:p>
    <w:p w14:paraId="3C9DD1F9" w14:textId="3926A1BE" w:rsidR="00444E84" w:rsidRPr="00E8715A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5. (1 ак.ч.)</w:t>
      </w:r>
    </w:p>
    <w:p w14:paraId="25F2D8A5" w14:textId="36C38E9E" w:rsidR="00444E84" w:rsidRPr="00E8715A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</w:t>
      </w:r>
      <w:r w:rsidRPr="00E8715A">
        <w:t xml:space="preserve"> </w:t>
      </w:r>
      <w:r w:rsidRPr="00E8715A">
        <w:rPr>
          <w:rFonts w:eastAsiaTheme="minorHAnsi"/>
          <w:sz w:val="28"/>
          <w:szCs w:val="28"/>
          <w:lang w:eastAsia="en-US"/>
        </w:rPr>
        <w:t>рассмотрим комплект организационно-распорядительной документации, который должен быть на каждом объекте информатизации.</w:t>
      </w:r>
    </w:p>
    <w:p w14:paraId="0B637FEA" w14:textId="77FBD39B" w:rsidR="00444E84" w:rsidRPr="00E8715A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6. (</w:t>
      </w:r>
      <w:r w:rsidR="00E8715A" w:rsidRPr="00E8715A">
        <w:rPr>
          <w:rFonts w:eastAsiaTheme="minorHAnsi"/>
          <w:sz w:val="28"/>
          <w:szCs w:val="28"/>
          <w:lang w:eastAsia="en-US"/>
        </w:rPr>
        <w:t>1</w:t>
      </w:r>
      <w:r w:rsidRPr="00E8715A">
        <w:rPr>
          <w:rFonts w:eastAsiaTheme="minorHAnsi"/>
          <w:sz w:val="28"/>
          <w:szCs w:val="28"/>
          <w:lang w:eastAsia="en-US"/>
        </w:rPr>
        <w:t xml:space="preserve"> ак.ч.)</w:t>
      </w:r>
    </w:p>
    <w:p w14:paraId="07432303" w14:textId="5DA535EF" w:rsidR="00444E84" w:rsidRPr="00E8715A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 рассмотрению подлежат программные и программно-аппаратные средства защиты информации, их характеристики, цели и задачи при защите информации на объекте информатизации.</w:t>
      </w:r>
    </w:p>
    <w:p w14:paraId="68757477" w14:textId="2030602E" w:rsidR="00444E84" w:rsidRPr="00E8715A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Часть 7. (1 ак.ч.)</w:t>
      </w:r>
    </w:p>
    <w:p w14:paraId="2612F6D4" w14:textId="7D8DFC9B" w:rsidR="00444E84" w:rsidRPr="0071472C" w:rsidRDefault="00444E84" w:rsidP="00444E84">
      <w:pPr>
        <w:ind w:firstLine="709"/>
        <w:contextualSpacing/>
        <w:jc w:val="both"/>
        <w:rPr>
          <w:rFonts w:eastAsiaTheme="minorHAnsi"/>
          <w:sz w:val="28"/>
          <w:szCs w:val="28"/>
          <w:highlight w:val="yellow"/>
          <w:lang w:eastAsia="en-US"/>
        </w:rPr>
      </w:pPr>
      <w:r w:rsidRPr="00E8715A">
        <w:rPr>
          <w:rFonts w:eastAsiaTheme="minorHAnsi"/>
          <w:sz w:val="28"/>
          <w:szCs w:val="28"/>
          <w:lang w:eastAsia="en-US"/>
        </w:rPr>
        <w:t>-</w:t>
      </w:r>
      <w:r w:rsidRPr="00E8715A">
        <w:t xml:space="preserve"> </w:t>
      </w:r>
      <w:r w:rsidRPr="00E8715A">
        <w:rPr>
          <w:rFonts w:eastAsiaTheme="minorHAnsi"/>
          <w:sz w:val="28"/>
          <w:szCs w:val="28"/>
          <w:lang w:eastAsia="en-US"/>
        </w:rPr>
        <w:t>раздел посвящен всем главным моментам</w:t>
      </w:r>
      <w:r w:rsidR="00EA6890">
        <w:rPr>
          <w:rFonts w:eastAsiaTheme="minorHAnsi"/>
          <w:sz w:val="28"/>
          <w:szCs w:val="28"/>
          <w:lang w:eastAsia="en-US"/>
        </w:rPr>
        <w:t>,</w:t>
      </w:r>
      <w:r w:rsidRPr="00E8715A">
        <w:rPr>
          <w:rFonts w:eastAsiaTheme="minorHAnsi"/>
          <w:sz w:val="28"/>
          <w:szCs w:val="28"/>
          <w:lang w:eastAsia="en-US"/>
        </w:rPr>
        <w:t xml:space="preserve"> связанным с аттестацией объектов информатизации. При рассмотрении данного вопроса будем ссылаться на документ</w:t>
      </w:r>
      <w:r w:rsidRPr="00444E84">
        <w:rPr>
          <w:rFonts w:eastAsiaTheme="minorHAnsi"/>
          <w:sz w:val="28"/>
          <w:szCs w:val="28"/>
          <w:lang w:eastAsia="en-US"/>
        </w:rPr>
        <w:t>: "Положение по аттестации объектов информатизации по требованиям безопасности от 25 ноября 1994 года."</w:t>
      </w:r>
    </w:p>
    <w:p w14:paraId="02D115D0" w14:textId="77777777" w:rsidR="0070628A" w:rsidRPr="0071472C" w:rsidRDefault="0070628A" w:rsidP="00604B14">
      <w:pPr>
        <w:ind w:firstLine="709"/>
        <w:contextualSpacing/>
        <w:jc w:val="both"/>
        <w:rPr>
          <w:rFonts w:eastAsiaTheme="minorHAnsi"/>
          <w:sz w:val="28"/>
          <w:szCs w:val="28"/>
          <w:highlight w:val="yellow"/>
          <w:lang w:eastAsia="en-US"/>
        </w:rPr>
      </w:pPr>
    </w:p>
    <w:p w14:paraId="7BB5CB33" w14:textId="31ACB5A3" w:rsidR="00E0522D" w:rsidRPr="00C83537" w:rsidRDefault="00E0522D" w:rsidP="00E0522D">
      <w:pPr>
        <w:ind w:firstLine="709"/>
        <w:contextualSpacing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C83537">
        <w:rPr>
          <w:rFonts w:eastAsiaTheme="minorHAnsi"/>
          <w:b/>
          <w:sz w:val="28"/>
          <w:szCs w:val="28"/>
          <w:lang w:eastAsia="en-US"/>
        </w:rPr>
        <w:t xml:space="preserve">Модуль 2. </w:t>
      </w:r>
      <w:r w:rsidRPr="00C83537">
        <w:rPr>
          <w:rFonts w:eastAsiaTheme="minorHAnsi"/>
          <w:b/>
          <w:bCs/>
          <w:sz w:val="28"/>
          <w:szCs w:val="28"/>
          <w:lang w:eastAsia="en-US"/>
        </w:rPr>
        <w:t xml:space="preserve">Методы получения физического доступа к информации и противодействие им (3 </w:t>
      </w:r>
      <w:r w:rsidR="00444E84">
        <w:rPr>
          <w:rFonts w:eastAsiaTheme="minorHAnsi"/>
          <w:b/>
          <w:bCs/>
          <w:sz w:val="28"/>
          <w:szCs w:val="28"/>
          <w:lang w:eastAsia="en-US"/>
        </w:rPr>
        <w:t>ак.</w:t>
      </w:r>
      <w:r w:rsidRPr="00C83537">
        <w:rPr>
          <w:rFonts w:eastAsiaTheme="minorHAnsi"/>
          <w:b/>
          <w:bCs/>
          <w:sz w:val="28"/>
          <w:szCs w:val="28"/>
          <w:lang w:eastAsia="en-US"/>
        </w:rPr>
        <w:t>ч</w:t>
      </w:r>
      <w:r w:rsidR="00444E84">
        <w:rPr>
          <w:rFonts w:eastAsiaTheme="minorHAnsi"/>
          <w:b/>
          <w:bCs/>
          <w:sz w:val="28"/>
          <w:szCs w:val="28"/>
          <w:lang w:eastAsia="en-US"/>
        </w:rPr>
        <w:t>.</w:t>
      </w:r>
      <w:r w:rsidRPr="00C83537">
        <w:rPr>
          <w:rFonts w:eastAsiaTheme="minorHAnsi"/>
          <w:b/>
          <w:bCs/>
          <w:sz w:val="28"/>
          <w:szCs w:val="28"/>
          <w:lang w:eastAsia="en-US"/>
        </w:rPr>
        <w:t>)</w:t>
      </w:r>
    </w:p>
    <w:p w14:paraId="08414EAE" w14:textId="77777777" w:rsidR="00E0522D" w:rsidRPr="00C83537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Часть 1. (1 ак.ч.)</w:t>
      </w:r>
    </w:p>
    <w:p w14:paraId="4C741318" w14:textId="77777777" w:rsidR="00E0522D" w:rsidRPr="00C83537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 технологи</w:t>
      </w:r>
      <w:r>
        <w:rPr>
          <w:rFonts w:eastAsiaTheme="minorHAnsi"/>
          <w:sz w:val="28"/>
          <w:szCs w:val="28"/>
          <w:lang w:eastAsia="en-US"/>
        </w:rPr>
        <w:t>я</w:t>
      </w:r>
      <w:r w:rsidRPr="00C83537">
        <w:rPr>
          <w:rFonts w:eastAsiaTheme="minorHAnsi"/>
          <w:sz w:val="28"/>
          <w:szCs w:val="28"/>
          <w:lang w:eastAsia="en-US"/>
        </w:rPr>
        <w:t xml:space="preserve"> хранения информации на запоминающих устройствах;</w:t>
      </w:r>
    </w:p>
    <w:p w14:paraId="1C0D6E2A" w14:textId="77777777" w:rsidR="00E0522D" w:rsidRPr="00C83537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 программн</w:t>
      </w:r>
      <w:r>
        <w:rPr>
          <w:rFonts w:eastAsiaTheme="minorHAnsi"/>
          <w:sz w:val="28"/>
          <w:szCs w:val="28"/>
          <w:lang w:eastAsia="en-US"/>
        </w:rPr>
        <w:t>ое</w:t>
      </w:r>
      <w:r w:rsidRPr="00C83537">
        <w:rPr>
          <w:rFonts w:eastAsiaTheme="minorHAnsi"/>
          <w:sz w:val="28"/>
          <w:szCs w:val="28"/>
          <w:lang w:eastAsia="en-US"/>
        </w:rPr>
        <w:t xml:space="preserve"> обеспечение для восстановления информации с запоминающих устройств;</w:t>
      </w:r>
    </w:p>
    <w:p w14:paraId="4A48110E" w14:textId="77777777" w:rsidR="00E0522D" w:rsidRPr="00C83537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 пример атаки на информацию, хранящуюся в оперативной памяти.</w:t>
      </w:r>
    </w:p>
    <w:p w14:paraId="49C33115" w14:textId="77777777" w:rsidR="00E0522D" w:rsidRPr="00C83537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603EDB27" w14:textId="77777777" w:rsidR="00E0522D" w:rsidRPr="00C83537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lastRenderedPageBreak/>
        <w:t>Часть 2. (1 ак.ч.)</w:t>
      </w:r>
    </w:p>
    <w:p w14:paraId="666A4FEA" w14:textId="77777777" w:rsidR="00E0522D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 вид</w:t>
      </w:r>
      <w:r>
        <w:rPr>
          <w:rFonts w:eastAsiaTheme="minorHAnsi"/>
          <w:sz w:val="28"/>
          <w:szCs w:val="28"/>
          <w:lang w:eastAsia="en-US"/>
        </w:rPr>
        <w:t>ы технических каналов утечки информации;</w:t>
      </w:r>
    </w:p>
    <w:p w14:paraId="1788C1AA" w14:textId="77777777" w:rsidR="00E0522D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- примеры технических средств негласного съема информации;</w:t>
      </w:r>
    </w:p>
    <w:p w14:paraId="747A61AF" w14:textId="77777777" w:rsidR="00E0522D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- технические средства негласного съема информации, доступные на рынке;</w:t>
      </w:r>
    </w:p>
    <w:p w14:paraId="160268FE" w14:textId="77777777" w:rsidR="00E0522D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- ответственность за незаконный оборот технических средств негласного съема информации.</w:t>
      </w:r>
    </w:p>
    <w:p w14:paraId="758299D5" w14:textId="77777777" w:rsidR="00E0522D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</w:p>
    <w:p w14:paraId="2E547E1C" w14:textId="77777777" w:rsidR="00E0522D" w:rsidRPr="00C83537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 xml:space="preserve">Часть </w:t>
      </w:r>
      <w:r>
        <w:rPr>
          <w:rFonts w:eastAsiaTheme="minorHAnsi"/>
          <w:sz w:val="28"/>
          <w:szCs w:val="28"/>
          <w:lang w:eastAsia="en-US"/>
        </w:rPr>
        <w:t>3</w:t>
      </w:r>
      <w:r w:rsidRPr="00C83537">
        <w:rPr>
          <w:rFonts w:eastAsiaTheme="minorHAnsi"/>
          <w:sz w:val="28"/>
          <w:szCs w:val="28"/>
          <w:lang w:eastAsia="en-US"/>
        </w:rPr>
        <w:t>. (1 ак.ч.)</w:t>
      </w:r>
    </w:p>
    <w:p w14:paraId="7A76CA37" w14:textId="77777777" w:rsidR="00E0522D" w:rsidRPr="0006777B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C83537">
        <w:rPr>
          <w:rFonts w:eastAsiaTheme="minorHAnsi"/>
          <w:sz w:val="28"/>
          <w:szCs w:val="28"/>
          <w:lang w:eastAsia="en-US"/>
        </w:rPr>
        <w:t>-</w:t>
      </w:r>
      <w:r>
        <w:rPr>
          <w:rFonts w:eastAsiaTheme="minorHAnsi"/>
          <w:sz w:val="28"/>
          <w:szCs w:val="28"/>
          <w:lang w:eastAsia="en-US"/>
        </w:rPr>
        <w:t xml:space="preserve"> средства защиты информации от утечек по разным каналам утечки </w:t>
      </w:r>
      <w:r w:rsidRPr="0006777B">
        <w:rPr>
          <w:rFonts w:eastAsiaTheme="minorHAnsi"/>
          <w:sz w:val="28"/>
          <w:szCs w:val="28"/>
          <w:lang w:eastAsia="en-US"/>
        </w:rPr>
        <w:t>информации;</w:t>
      </w:r>
    </w:p>
    <w:p w14:paraId="3A389C36" w14:textId="77777777" w:rsidR="00E0522D" w:rsidRPr="0006777B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06777B">
        <w:rPr>
          <w:rFonts w:eastAsiaTheme="minorHAnsi"/>
          <w:sz w:val="28"/>
          <w:szCs w:val="28"/>
          <w:lang w:eastAsia="en-US"/>
        </w:rPr>
        <w:t>- основные программные средства защиты от физического доступа к защищаемой информации;</w:t>
      </w:r>
    </w:p>
    <w:p w14:paraId="28CDA3C0" w14:textId="77777777" w:rsidR="00E0522D" w:rsidRPr="0006777B" w:rsidRDefault="00E0522D" w:rsidP="00E0522D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06777B">
        <w:rPr>
          <w:rFonts w:eastAsiaTheme="minorHAnsi"/>
          <w:sz w:val="28"/>
          <w:szCs w:val="28"/>
          <w:lang w:eastAsia="en-US"/>
        </w:rPr>
        <w:t>- основные средства криптографической защиты информации.</w:t>
      </w:r>
    </w:p>
    <w:p w14:paraId="19DBD2B1" w14:textId="59E0C83E" w:rsidR="00604B14" w:rsidRDefault="00604B14" w:rsidP="00604B14">
      <w:pPr>
        <w:ind w:firstLine="709"/>
        <w:contextualSpacing/>
        <w:jc w:val="both"/>
        <w:rPr>
          <w:rFonts w:eastAsiaTheme="minorHAnsi"/>
          <w:b/>
          <w:sz w:val="28"/>
          <w:szCs w:val="28"/>
          <w:highlight w:val="yellow"/>
          <w:lang w:eastAsia="en-US"/>
        </w:rPr>
      </w:pPr>
    </w:p>
    <w:p w14:paraId="7BE5F3EC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1.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3FCBAD1B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что такое социальная инженерия;</w:t>
      </w:r>
    </w:p>
    <w:p w14:paraId="03BCAEC4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современное применение социальной инженерии;</w:t>
      </w:r>
    </w:p>
    <w:p w14:paraId="78895364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социальная инженерия в информационной безопасности.</w:t>
      </w:r>
    </w:p>
    <w:p w14:paraId="47511A64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0D6E39EF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2.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58B143DD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психология влияния;</w:t>
      </w:r>
    </w:p>
    <w:p w14:paraId="23855E69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принципы влияния на людей.</w:t>
      </w:r>
    </w:p>
    <w:p w14:paraId="4E83B5EA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3.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2DE6AEB2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основные этапы по осуществлению атаки с использованием социальной инженерии;</w:t>
      </w:r>
    </w:p>
    <w:p w14:paraId="05C8B098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описание каждого этапа.</w:t>
      </w:r>
    </w:p>
    <w:p w14:paraId="7F2B6718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3F1F068B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4.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244AE208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современные направления социальной инженерии;</w:t>
      </w:r>
    </w:p>
    <w:p w14:paraId="67CE1715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примеры использования каждого направления социальной инженерии.</w:t>
      </w:r>
    </w:p>
    <w:p w14:paraId="68587A16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55088B1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5.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1D98BAF4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программное обеспечение, используемое при подготовке атаки;</w:t>
      </w:r>
    </w:p>
    <w:p w14:paraId="0748F584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вредоносное программное обеспечение, используемое при атаках.</w:t>
      </w:r>
    </w:p>
    <w:p w14:paraId="14FF7863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7BA209E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6.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2A821F26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эффективность использования методов социальной инженерии при проведении тестирования на проникновение;</w:t>
      </w:r>
    </w:p>
    <w:p w14:paraId="5CF1AECC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примеры успешного применения социальной инженерии при проведении тестирования на проникновение.</w:t>
      </w:r>
    </w:p>
    <w:p w14:paraId="3ECBB894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874D1E5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7.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24A506A6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методы защиты от атак, связанных с социальной инженерией;</w:t>
      </w:r>
    </w:p>
    <w:p w14:paraId="69FCDA94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примеры использования защитных техник.</w:t>
      </w:r>
    </w:p>
    <w:p w14:paraId="791F2080" w14:textId="4621E7F5" w:rsidR="00604B14" w:rsidRDefault="00604B14" w:rsidP="00604B14">
      <w:pPr>
        <w:ind w:firstLine="709"/>
        <w:contextualSpacing/>
        <w:jc w:val="both"/>
        <w:rPr>
          <w:rFonts w:eastAsiaTheme="minorHAnsi"/>
          <w:b/>
          <w:sz w:val="28"/>
          <w:szCs w:val="28"/>
          <w:highlight w:val="yellow"/>
          <w:lang w:eastAsia="en-US"/>
        </w:rPr>
      </w:pPr>
    </w:p>
    <w:p w14:paraId="03F3D83C" w14:textId="622C09F1" w:rsidR="00D33EDC" w:rsidRPr="0006777B" w:rsidRDefault="00D33EDC" w:rsidP="00D33EDC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06777B">
        <w:rPr>
          <w:rFonts w:eastAsiaTheme="minorHAnsi"/>
          <w:b/>
          <w:sz w:val="28"/>
          <w:szCs w:val="28"/>
          <w:lang w:eastAsia="en-US"/>
        </w:rPr>
        <w:t>Модуль 4. Методы несанкционированного доступа к сетевому ресурсу (веб-серверу) (</w:t>
      </w:r>
      <w:r w:rsidR="00E8715A">
        <w:rPr>
          <w:rFonts w:eastAsiaTheme="minorHAnsi"/>
          <w:b/>
          <w:sz w:val="28"/>
          <w:szCs w:val="28"/>
          <w:lang w:eastAsia="en-US"/>
        </w:rPr>
        <w:t>7</w:t>
      </w:r>
      <w:r w:rsidRPr="0006777B">
        <w:rPr>
          <w:rFonts w:eastAsiaTheme="minorHAnsi"/>
          <w:b/>
          <w:sz w:val="28"/>
          <w:szCs w:val="28"/>
          <w:lang w:eastAsia="en-US"/>
        </w:rPr>
        <w:t xml:space="preserve"> ак.ч.)</w:t>
      </w:r>
    </w:p>
    <w:p w14:paraId="3CBB2D3F" w14:textId="77777777" w:rsidR="00D33EDC" w:rsidRPr="0006777B" w:rsidRDefault="00D33EDC" w:rsidP="00D33EDC">
      <w:pPr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73C38D3F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1.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300E8F0B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 xml:space="preserve">- знакомство с операционной системой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Kali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Linux</w:t>
      </w:r>
      <w:r w:rsidRPr="0006777B">
        <w:rPr>
          <w:rFonts w:eastAsiaTheme="minorHAnsi"/>
          <w:bCs/>
          <w:sz w:val="28"/>
          <w:szCs w:val="28"/>
          <w:lang w:eastAsia="en-US"/>
        </w:rPr>
        <w:t>;</w:t>
      </w:r>
    </w:p>
    <w:p w14:paraId="399254DD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знакомство с основными утилитами для атаки на сетевые ресурсы.</w:t>
      </w:r>
    </w:p>
    <w:p w14:paraId="292FE15D" w14:textId="77777777" w:rsidR="00D33EDC" w:rsidRPr="0006777B" w:rsidRDefault="00D33EDC" w:rsidP="00E8715A">
      <w:pPr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CE571CC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3.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794B5DBF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 xml:space="preserve">- основные команды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Linux</w:t>
      </w:r>
      <w:r w:rsidRPr="0006777B">
        <w:rPr>
          <w:rFonts w:eastAsiaTheme="minorHAnsi"/>
          <w:bCs/>
          <w:sz w:val="28"/>
          <w:szCs w:val="28"/>
          <w:lang w:eastAsia="en-US"/>
        </w:rPr>
        <w:t>, необходимые для тестирования на проникновение;</w:t>
      </w:r>
    </w:p>
    <w:p w14:paraId="5B5862E5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 xml:space="preserve">- дополнительные возможности командной строки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Linux</w:t>
      </w:r>
      <w:r w:rsidRPr="0006777B">
        <w:rPr>
          <w:rFonts w:eastAsiaTheme="minorHAnsi"/>
          <w:bCs/>
          <w:sz w:val="28"/>
          <w:szCs w:val="28"/>
          <w:lang w:eastAsia="en-US"/>
        </w:rPr>
        <w:t>.</w:t>
      </w:r>
    </w:p>
    <w:p w14:paraId="68D6C46E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123A969E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4.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6CB0D907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сбор информации об атакуемом хосте без использования специального программного обеспечения;</w:t>
      </w:r>
    </w:p>
    <w:p w14:paraId="5782D322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 xml:space="preserve">- сбор информации об атакуемом хосте с использованием специального программного обеспечения, предустановленного в операционной системе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Kali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06777B">
        <w:rPr>
          <w:rFonts w:eastAsiaTheme="minorHAnsi"/>
          <w:bCs/>
          <w:sz w:val="28"/>
          <w:szCs w:val="28"/>
          <w:lang w:val="en-US" w:eastAsia="en-US"/>
        </w:rPr>
        <w:t>Linux</w:t>
      </w:r>
      <w:r w:rsidRPr="0006777B">
        <w:rPr>
          <w:rFonts w:eastAsiaTheme="minorHAnsi"/>
          <w:bCs/>
          <w:sz w:val="28"/>
          <w:szCs w:val="28"/>
          <w:lang w:eastAsia="en-US"/>
        </w:rPr>
        <w:t>.</w:t>
      </w:r>
    </w:p>
    <w:p w14:paraId="50EAA747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55202629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5.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4D64C4CA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исследование атакуемого хоста на наличие уязвимостей;</w:t>
      </w:r>
    </w:p>
    <w:p w14:paraId="2DDE67AE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эксплуатация уязвимостей;</w:t>
      </w:r>
    </w:p>
    <w:p w14:paraId="483C4013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получение пользовательских привилегий на атакуемом хосте.</w:t>
      </w:r>
    </w:p>
    <w:p w14:paraId="4A72E5C7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34E5EB12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6.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7377DAF7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исследование атакуемого хоста на наличие уязвимостей для повышения привилегий;</w:t>
      </w:r>
    </w:p>
    <w:p w14:paraId="5818363B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основные методы повышения привилегий;</w:t>
      </w:r>
    </w:p>
    <w:p w14:paraId="33E5630E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эксплуатация уязвимостей для повышения привилегий;</w:t>
      </w:r>
    </w:p>
    <w:p w14:paraId="0215DFF7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получение прав суперпользователя на атакуемом хосте.</w:t>
      </w:r>
    </w:p>
    <w:p w14:paraId="1C3DABF9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04FB2D81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7.</w:t>
      </w:r>
      <w:r w:rsidRPr="0006777B">
        <w:t xml:space="preserve"> (1</w:t>
      </w:r>
      <w:r w:rsidRPr="0006777B">
        <w:rPr>
          <w:rFonts w:eastAsiaTheme="minorHAnsi"/>
          <w:bCs/>
          <w:sz w:val="28"/>
          <w:szCs w:val="28"/>
          <w:lang w:eastAsia="en-US"/>
        </w:rPr>
        <w:t xml:space="preserve"> ак.ч.)</w:t>
      </w:r>
    </w:p>
    <w:p w14:paraId="330D6144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исследование операционной системы с повышенными привилегиями;</w:t>
      </w:r>
    </w:p>
    <w:p w14:paraId="23593869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получение доступа к защищаемой информации;</w:t>
      </w:r>
    </w:p>
    <w:p w14:paraId="30D5CB4B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способы передачи защищаемой информации на атакующий хост;</w:t>
      </w:r>
    </w:p>
    <w:p w14:paraId="14E4CA19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подготовка бэкдора;</w:t>
      </w:r>
    </w:p>
    <w:p w14:paraId="2829F05C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заметание следов.</w:t>
      </w:r>
    </w:p>
    <w:p w14:paraId="6BF6B3A4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72567996" w14:textId="1A79072E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Часть 8.</w:t>
      </w:r>
      <w:r w:rsidRPr="0006777B">
        <w:t xml:space="preserve"> (</w:t>
      </w:r>
      <w:r w:rsidR="00E8715A">
        <w:t xml:space="preserve">1 </w:t>
      </w:r>
      <w:r w:rsidRPr="0006777B">
        <w:rPr>
          <w:rFonts w:eastAsiaTheme="minorHAnsi"/>
          <w:bCs/>
          <w:sz w:val="28"/>
          <w:szCs w:val="28"/>
          <w:lang w:eastAsia="en-US"/>
        </w:rPr>
        <w:t>ак.ч.)</w:t>
      </w:r>
    </w:p>
    <w:p w14:paraId="7A83559E" w14:textId="77777777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основные средства защиты от сетевых атак;</w:t>
      </w:r>
    </w:p>
    <w:p w14:paraId="1B787E6B" w14:textId="329BC035" w:rsidR="00D33EDC" w:rsidRPr="0006777B" w:rsidRDefault="00D33EDC" w:rsidP="00D33EDC">
      <w:pPr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 функционал средств защиты от сетевых атак</w:t>
      </w:r>
      <w:r w:rsidR="00E8715A">
        <w:rPr>
          <w:rFonts w:eastAsiaTheme="minorHAnsi"/>
          <w:bCs/>
          <w:sz w:val="28"/>
          <w:szCs w:val="28"/>
          <w:lang w:eastAsia="en-US"/>
        </w:rPr>
        <w:t>;</w:t>
      </w:r>
    </w:p>
    <w:p w14:paraId="789697A0" w14:textId="39695EE2" w:rsidR="00D33EDC" w:rsidRPr="0006777B" w:rsidRDefault="00D33EDC" w:rsidP="00E8715A">
      <w:pPr>
        <w:tabs>
          <w:tab w:val="left" w:pos="993"/>
          <w:tab w:val="left" w:pos="1276"/>
        </w:tabs>
        <w:ind w:firstLine="709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r w:rsidRPr="0006777B">
        <w:rPr>
          <w:rFonts w:eastAsiaTheme="minorHAnsi"/>
          <w:bCs/>
          <w:sz w:val="28"/>
          <w:szCs w:val="28"/>
          <w:lang w:eastAsia="en-US"/>
        </w:rPr>
        <w:t>-</w:t>
      </w:r>
      <w:r w:rsidR="00E8715A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06777B">
        <w:rPr>
          <w:rFonts w:eastAsiaTheme="minorHAnsi"/>
          <w:bCs/>
          <w:sz w:val="28"/>
          <w:szCs w:val="28"/>
          <w:lang w:eastAsia="en-US"/>
        </w:rPr>
        <w:t>соответствие функционала средств защиты требованиям государственных регуляторов.</w:t>
      </w:r>
    </w:p>
    <w:p w14:paraId="794D33BF" w14:textId="77777777" w:rsidR="0070628A" w:rsidRPr="00604B14" w:rsidRDefault="0070628A" w:rsidP="0070628A">
      <w:pPr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</w:p>
    <w:p w14:paraId="21C7192E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lastRenderedPageBreak/>
        <w:t xml:space="preserve">Описание практико-ориентированных заданий и кейсов </w:t>
      </w:r>
    </w:p>
    <w:tbl>
      <w:tblPr>
        <w:tblStyle w:val="26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76"/>
        <w:gridCol w:w="1552"/>
        <w:gridCol w:w="2482"/>
        <w:gridCol w:w="4462"/>
      </w:tblGrid>
      <w:tr w:rsidR="0070628A" w:rsidRPr="00604B14" w14:paraId="31BF9E54" w14:textId="77777777" w:rsidTr="00B00027">
        <w:tc>
          <w:tcPr>
            <w:tcW w:w="576" w:type="dxa"/>
          </w:tcPr>
          <w:p w14:paraId="6E1DB7AD" w14:textId="77777777" w:rsidR="0070628A" w:rsidRPr="00193A3E" w:rsidRDefault="0070628A" w:rsidP="0070628A">
            <w:pPr>
              <w:contextualSpacing/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  <w:tc>
          <w:tcPr>
            <w:tcW w:w="1552" w:type="dxa"/>
          </w:tcPr>
          <w:p w14:paraId="051C4A02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Номер темы/модуля</w:t>
            </w:r>
          </w:p>
        </w:tc>
        <w:tc>
          <w:tcPr>
            <w:tcW w:w="2482" w:type="dxa"/>
          </w:tcPr>
          <w:p w14:paraId="294FE068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Наименование практического занятия</w:t>
            </w:r>
          </w:p>
        </w:tc>
        <w:tc>
          <w:tcPr>
            <w:tcW w:w="4462" w:type="dxa"/>
          </w:tcPr>
          <w:p w14:paraId="7860B9AA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Описание</w:t>
            </w:r>
          </w:p>
        </w:tc>
      </w:tr>
      <w:tr w:rsidR="0070628A" w:rsidRPr="00604B14" w14:paraId="4B6C670D" w14:textId="77777777" w:rsidTr="00B00027">
        <w:tc>
          <w:tcPr>
            <w:tcW w:w="576" w:type="dxa"/>
          </w:tcPr>
          <w:p w14:paraId="1F29C1D4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1.1</w:t>
            </w:r>
          </w:p>
        </w:tc>
        <w:tc>
          <w:tcPr>
            <w:tcW w:w="1552" w:type="dxa"/>
          </w:tcPr>
          <w:p w14:paraId="1FFD962B" w14:textId="77777777" w:rsidR="0070628A" w:rsidRPr="009207B3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482" w:type="dxa"/>
          </w:tcPr>
          <w:p w14:paraId="5E76B348" w14:textId="695ED355" w:rsidR="0070628A" w:rsidRPr="00193A3E" w:rsidRDefault="00F72C2E" w:rsidP="0070628A">
            <w:pPr>
              <w:contextualSpacing/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F72C2E">
              <w:rPr>
                <w:rFonts w:eastAsiaTheme="minorHAnsi"/>
                <w:lang w:eastAsia="en-US"/>
              </w:rPr>
              <w:t>Ознакомление с основными организационно-распорядительными документами по защите информации, не содержащей сведений, составляющих государственную тайну</w:t>
            </w:r>
          </w:p>
        </w:tc>
        <w:tc>
          <w:tcPr>
            <w:tcW w:w="4462" w:type="dxa"/>
          </w:tcPr>
          <w:p w14:paraId="3B3DC2F1" w14:textId="49D11959" w:rsidR="0070628A" w:rsidRPr="00ED4941" w:rsidRDefault="00B105A6" w:rsidP="0070628A">
            <w:pPr>
              <w:jc w:val="both"/>
              <w:rPr>
                <w:rFonts w:eastAsiaTheme="minorHAnsi"/>
                <w:lang w:eastAsia="en-US"/>
              </w:rPr>
            </w:pPr>
            <w:r w:rsidRPr="00ED4941">
              <w:rPr>
                <w:rFonts w:eastAsiaTheme="minorHAnsi"/>
                <w:lang w:eastAsia="en-US"/>
              </w:rPr>
              <w:t>-</w:t>
            </w:r>
            <w:r w:rsidR="00ED4941" w:rsidRPr="00ED4941">
              <w:rPr>
                <w:rFonts w:eastAsiaTheme="minorHAnsi"/>
                <w:lang w:eastAsia="en-US"/>
              </w:rPr>
              <w:t>знакомство и разбор нормативно-правовых документов</w:t>
            </w:r>
          </w:p>
        </w:tc>
      </w:tr>
      <w:tr w:rsidR="00B00027" w:rsidRPr="00604B14" w14:paraId="654FC5B2" w14:textId="77777777" w:rsidTr="00B00027">
        <w:tc>
          <w:tcPr>
            <w:tcW w:w="576" w:type="dxa"/>
          </w:tcPr>
          <w:p w14:paraId="18BA2CDA" w14:textId="77777777" w:rsidR="00B00027" w:rsidRPr="009207B3" w:rsidRDefault="00B00027" w:rsidP="00B00027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1.2</w:t>
            </w:r>
          </w:p>
        </w:tc>
        <w:tc>
          <w:tcPr>
            <w:tcW w:w="1552" w:type="dxa"/>
          </w:tcPr>
          <w:p w14:paraId="3957537B" w14:textId="77777777" w:rsidR="00B00027" w:rsidRPr="009207B3" w:rsidRDefault="00B00027" w:rsidP="00B00027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482" w:type="dxa"/>
          </w:tcPr>
          <w:p w14:paraId="55B79B5E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bookmarkStart w:id="1" w:name="_Hlk53584726"/>
            <w:r w:rsidRPr="009824DB">
              <w:rPr>
                <w:rFonts w:ascii="Times New Roman" w:hAnsi="Times New Roman" w:cs="Times New Roman"/>
              </w:rPr>
              <w:t>Ознакомление с государственными стандартами:</w:t>
            </w:r>
          </w:p>
          <w:p w14:paraId="7FD03C96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ГОСТ Р 50922 Защита информации. Основные термины и определения</w:t>
            </w:r>
          </w:p>
          <w:p w14:paraId="72B145B8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</w:p>
          <w:p w14:paraId="15CC8E2B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ГОСТ Р 57628 Информационная технология. Методы и средства обеспечения безопасности. Руководство по разработке профилей защиты и заданий по безопасности</w:t>
            </w:r>
          </w:p>
          <w:p w14:paraId="6376D7DE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</w:p>
          <w:p w14:paraId="61444E17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ГОСТ Р ИСО/МЭК ТО 19791 Информационная технология. Методы и средства обеспечения безопасности. Оценка безопасности автоматизированных систем</w:t>
            </w:r>
          </w:p>
          <w:p w14:paraId="1474BE85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</w:p>
          <w:p w14:paraId="662A5692" w14:textId="59298D1D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ГОСТ Р 51583-2014 Защита информации. Порядок создания автоматизированных систем в защищенном исполнении. Общие положения</w:t>
            </w:r>
            <w:bookmarkEnd w:id="1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2" w:type="dxa"/>
          </w:tcPr>
          <w:p w14:paraId="42DE4D7E" w14:textId="0C149825" w:rsidR="00B00027" w:rsidRPr="00ED4941" w:rsidRDefault="00ED4941" w:rsidP="00B00027">
            <w:pPr>
              <w:jc w:val="both"/>
              <w:rPr>
                <w:rFonts w:eastAsiaTheme="minorHAnsi"/>
                <w:lang w:eastAsia="en-US"/>
              </w:rPr>
            </w:pPr>
            <w:r w:rsidRPr="00ED4941">
              <w:rPr>
                <w:rFonts w:eastAsiaTheme="minorHAnsi"/>
                <w:lang w:eastAsia="en-US"/>
              </w:rPr>
              <w:t>-знакомство и разбор представленных гос.стандартов</w:t>
            </w:r>
          </w:p>
        </w:tc>
      </w:tr>
      <w:tr w:rsidR="00B00027" w:rsidRPr="00604B14" w14:paraId="1F134B63" w14:textId="77777777" w:rsidTr="00B00027">
        <w:tc>
          <w:tcPr>
            <w:tcW w:w="576" w:type="dxa"/>
          </w:tcPr>
          <w:p w14:paraId="40602AAF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lastRenderedPageBreak/>
              <w:t>2.1</w:t>
            </w:r>
          </w:p>
        </w:tc>
        <w:tc>
          <w:tcPr>
            <w:tcW w:w="1552" w:type="dxa"/>
          </w:tcPr>
          <w:p w14:paraId="4452606E" w14:textId="1454B8D4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482" w:type="dxa"/>
          </w:tcPr>
          <w:p w14:paraId="274A222C" w14:textId="4A67B223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B00027">
              <w:rPr>
                <w:rFonts w:eastAsiaTheme="minorHAnsi"/>
                <w:lang w:eastAsia="en-US"/>
              </w:rPr>
              <w:t>Разработка Модели угроз безопасности персональных данных</w:t>
            </w:r>
          </w:p>
        </w:tc>
        <w:tc>
          <w:tcPr>
            <w:tcW w:w="4462" w:type="dxa"/>
          </w:tcPr>
          <w:p w14:paraId="6AA49E08" w14:textId="0463368F" w:rsidR="00B00027" w:rsidRPr="00986B46" w:rsidRDefault="00ED4941" w:rsidP="00B00027">
            <w:pPr>
              <w:jc w:val="both"/>
              <w:rPr>
                <w:rFonts w:eastAsiaTheme="minorHAnsi"/>
                <w:lang w:eastAsia="en-US"/>
              </w:rPr>
            </w:pPr>
            <w:r w:rsidRPr="00986B46">
              <w:rPr>
                <w:rFonts w:eastAsiaTheme="minorHAnsi"/>
                <w:lang w:eastAsia="en-US"/>
              </w:rPr>
              <w:t>-описание информационной системы</w:t>
            </w:r>
          </w:p>
          <w:p w14:paraId="09F6C9F6" w14:textId="4577541D" w:rsidR="00ED4941" w:rsidRPr="00986B46" w:rsidRDefault="00ED4941" w:rsidP="00B00027">
            <w:pPr>
              <w:jc w:val="both"/>
              <w:rPr>
                <w:rFonts w:eastAsiaTheme="minorHAnsi"/>
                <w:lang w:eastAsia="en-US"/>
              </w:rPr>
            </w:pPr>
            <w:r w:rsidRPr="00986B46">
              <w:rPr>
                <w:rFonts w:eastAsiaTheme="minorHAnsi"/>
                <w:lang w:eastAsia="en-US"/>
              </w:rPr>
              <w:t>-определение возможных источников атаки и реализаци</w:t>
            </w:r>
            <w:r w:rsidR="009C0E69" w:rsidRPr="00986B46">
              <w:rPr>
                <w:rFonts w:eastAsiaTheme="minorHAnsi"/>
                <w:lang w:eastAsia="en-US"/>
              </w:rPr>
              <w:t>и</w:t>
            </w:r>
            <w:r w:rsidRPr="00986B46">
              <w:rPr>
                <w:rFonts w:eastAsiaTheme="minorHAnsi"/>
                <w:lang w:eastAsia="en-US"/>
              </w:rPr>
              <w:t xml:space="preserve"> угроз безопасности информации</w:t>
            </w:r>
          </w:p>
          <w:p w14:paraId="7FD72FCC" w14:textId="7E3C7BAB" w:rsidR="00ED4941" w:rsidRPr="00986B46" w:rsidRDefault="00ED4941" w:rsidP="00B00027">
            <w:pPr>
              <w:jc w:val="both"/>
              <w:rPr>
                <w:rFonts w:eastAsiaTheme="minorHAnsi"/>
                <w:lang w:eastAsia="en-US"/>
              </w:rPr>
            </w:pPr>
            <w:r w:rsidRPr="00986B46">
              <w:rPr>
                <w:rFonts w:eastAsiaTheme="minorHAnsi"/>
                <w:lang w:eastAsia="en-US"/>
              </w:rPr>
              <w:t>-проведение оценки актуальности нарушителя безопасности информации</w:t>
            </w:r>
          </w:p>
          <w:p w14:paraId="28855B7B" w14:textId="1A546F54" w:rsidR="00ED4941" w:rsidRPr="00193A3E" w:rsidRDefault="00ED4941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986B46">
              <w:rPr>
                <w:rFonts w:eastAsiaTheme="minorHAnsi"/>
                <w:lang w:eastAsia="en-US"/>
              </w:rPr>
              <w:t xml:space="preserve">-оценка актуальности угроз безопасности информации в соответствии с банком данных </w:t>
            </w:r>
            <w:r w:rsidR="00986B46" w:rsidRPr="00986B46">
              <w:rPr>
                <w:rFonts w:eastAsiaTheme="minorHAnsi"/>
                <w:lang w:eastAsia="en-US"/>
              </w:rPr>
              <w:t xml:space="preserve">угроз </w:t>
            </w:r>
            <w:r w:rsidRPr="00986B46">
              <w:rPr>
                <w:rFonts w:eastAsiaTheme="minorHAnsi"/>
                <w:lang w:eastAsia="en-US"/>
              </w:rPr>
              <w:t>ФСТЭК</w:t>
            </w:r>
            <w:r w:rsidR="00986B46" w:rsidRPr="00986B46">
              <w:rPr>
                <w:rFonts w:eastAsiaTheme="minorHAnsi"/>
                <w:lang w:eastAsia="en-US"/>
              </w:rPr>
              <w:t xml:space="preserve"> России</w:t>
            </w:r>
          </w:p>
        </w:tc>
      </w:tr>
      <w:tr w:rsidR="00B00027" w:rsidRPr="00604B14" w14:paraId="179D47DC" w14:textId="77777777" w:rsidTr="00B00027">
        <w:tc>
          <w:tcPr>
            <w:tcW w:w="576" w:type="dxa"/>
          </w:tcPr>
          <w:p w14:paraId="423FD64D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2.2.</w:t>
            </w:r>
          </w:p>
        </w:tc>
        <w:tc>
          <w:tcPr>
            <w:tcW w:w="1552" w:type="dxa"/>
          </w:tcPr>
          <w:p w14:paraId="260D30CD" w14:textId="602B8FA8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482" w:type="dxa"/>
          </w:tcPr>
          <w:p w14:paraId="7BD62D15" w14:textId="5D91C496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bookmarkStart w:id="2" w:name="_Hlk53584816"/>
            <w:r w:rsidRPr="009824DB">
              <w:rPr>
                <w:rFonts w:ascii="Times New Roman" w:hAnsi="Times New Roman" w:cs="Times New Roman"/>
              </w:rPr>
              <w:t xml:space="preserve">Ознакомление с основными сертифицированными средствами защиты информации. </w:t>
            </w:r>
          </w:p>
          <w:p w14:paraId="6315E05E" w14:textId="47D0B087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bookmarkStart w:id="3" w:name="_Hlk53584851"/>
            <w:bookmarkEnd w:id="2"/>
            <w:r w:rsidRPr="009824DB">
              <w:rPr>
                <w:rFonts w:ascii="Times New Roman" w:hAnsi="Times New Roman" w:cs="Times New Roman"/>
              </w:rPr>
              <w:t xml:space="preserve">Ознакомление со средствами защиты, представленными на официальных страницах производителей в сети </w:t>
            </w:r>
            <w:bookmarkEnd w:id="3"/>
            <w:r w:rsidRPr="009824DB">
              <w:rPr>
                <w:rFonts w:ascii="Times New Roman" w:hAnsi="Times New Roman" w:cs="Times New Roman"/>
              </w:rPr>
              <w:t>Интернет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2" w:type="dxa"/>
          </w:tcPr>
          <w:p w14:paraId="5D3A2545" w14:textId="77777777" w:rsidR="00B00027" w:rsidRPr="009824DB" w:rsidRDefault="00B00027" w:rsidP="00B00027">
            <w:pPr>
              <w:pStyle w:val="af5"/>
              <w:ind w:right="177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Информация о средствах защиты информации расположена в реестре ФСТЭК России по адресу:</w:t>
            </w:r>
            <w:r>
              <w:t xml:space="preserve"> </w:t>
            </w:r>
            <w:r w:rsidRPr="009824DB">
              <w:rPr>
                <w:rFonts w:ascii="Times New Roman" w:hAnsi="Times New Roman" w:cs="Times New Roman"/>
                <w:lang w:val="en-US"/>
              </w:rPr>
              <w:t>https</w:t>
            </w:r>
            <w:r w:rsidRPr="009824DB">
              <w:rPr>
                <w:rFonts w:ascii="Times New Roman" w:hAnsi="Times New Roman" w:cs="Times New Roman"/>
              </w:rPr>
              <w:t>://</w:t>
            </w:r>
            <w:r w:rsidRPr="009824DB">
              <w:rPr>
                <w:rFonts w:ascii="Times New Roman" w:hAnsi="Times New Roman" w:cs="Times New Roman"/>
                <w:lang w:val="en-US"/>
              </w:rPr>
              <w:t>fstec</w:t>
            </w:r>
            <w:r w:rsidRPr="009824DB">
              <w:rPr>
                <w:rFonts w:ascii="Times New Roman" w:hAnsi="Times New Roman" w:cs="Times New Roman"/>
              </w:rPr>
              <w:t>.</w:t>
            </w:r>
            <w:r w:rsidRPr="009824DB">
              <w:rPr>
                <w:rFonts w:ascii="Times New Roman" w:hAnsi="Times New Roman" w:cs="Times New Roman"/>
                <w:lang w:val="en-US"/>
              </w:rPr>
              <w:t>ru</w:t>
            </w:r>
            <w:r w:rsidRPr="009824DB">
              <w:rPr>
                <w:rFonts w:ascii="Times New Roman" w:hAnsi="Times New Roman" w:cs="Times New Roman"/>
              </w:rPr>
              <w:t>/</w:t>
            </w:r>
            <w:r w:rsidRPr="009824DB">
              <w:rPr>
                <w:rFonts w:ascii="Times New Roman" w:hAnsi="Times New Roman" w:cs="Times New Roman"/>
                <w:lang w:val="en-US"/>
              </w:rPr>
              <w:t>component</w:t>
            </w:r>
            <w:r w:rsidRPr="009824DB">
              <w:rPr>
                <w:rFonts w:ascii="Times New Roman" w:hAnsi="Times New Roman" w:cs="Times New Roman"/>
              </w:rPr>
              <w:t>/</w:t>
            </w:r>
            <w:r w:rsidRPr="009824DB">
              <w:rPr>
                <w:rFonts w:ascii="Times New Roman" w:hAnsi="Times New Roman" w:cs="Times New Roman"/>
                <w:lang w:val="en-US"/>
              </w:rPr>
              <w:t>weblinks</w:t>
            </w:r>
            <w:r w:rsidRPr="009824DB">
              <w:rPr>
                <w:rFonts w:ascii="Times New Roman" w:hAnsi="Times New Roman" w:cs="Times New Roman"/>
              </w:rPr>
              <w:t>/?</w:t>
            </w:r>
            <w:r w:rsidRPr="009824DB">
              <w:rPr>
                <w:rFonts w:ascii="Times New Roman" w:hAnsi="Times New Roman" w:cs="Times New Roman"/>
                <w:lang w:val="en-US"/>
              </w:rPr>
              <w:t>task</w:t>
            </w:r>
            <w:r w:rsidRPr="009824DB">
              <w:rPr>
                <w:rFonts w:ascii="Times New Roman" w:hAnsi="Times New Roman" w:cs="Times New Roman"/>
              </w:rPr>
              <w:t>=</w:t>
            </w:r>
            <w:r w:rsidRPr="009824DB">
              <w:rPr>
                <w:rFonts w:ascii="Times New Roman" w:hAnsi="Times New Roman" w:cs="Times New Roman"/>
                <w:lang w:val="en-US"/>
              </w:rPr>
              <w:t>weblink</w:t>
            </w:r>
            <w:r w:rsidRPr="009824DB">
              <w:rPr>
                <w:rFonts w:ascii="Times New Roman" w:hAnsi="Times New Roman" w:cs="Times New Roman"/>
              </w:rPr>
              <w:t>.</w:t>
            </w:r>
            <w:r w:rsidRPr="009824DB">
              <w:rPr>
                <w:rFonts w:ascii="Times New Roman" w:hAnsi="Times New Roman" w:cs="Times New Roman"/>
                <w:lang w:val="en-US"/>
              </w:rPr>
              <w:t>go</w:t>
            </w:r>
            <w:r w:rsidRPr="009824DB">
              <w:rPr>
                <w:rFonts w:ascii="Times New Roman" w:hAnsi="Times New Roman" w:cs="Times New Roman"/>
              </w:rPr>
              <w:t>&amp;</w:t>
            </w:r>
            <w:r w:rsidRPr="009824DB">
              <w:rPr>
                <w:rFonts w:ascii="Times New Roman" w:hAnsi="Times New Roman" w:cs="Times New Roman"/>
                <w:lang w:val="en-US"/>
              </w:rPr>
              <w:t>catid</w:t>
            </w:r>
            <w:r w:rsidRPr="009824DB">
              <w:rPr>
                <w:rFonts w:ascii="Times New Roman" w:hAnsi="Times New Roman" w:cs="Times New Roman"/>
              </w:rPr>
              <w:t>=6:</w:t>
            </w:r>
            <w:r w:rsidRPr="009824DB">
              <w:rPr>
                <w:rFonts w:ascii="Times New Roman" w:hAnsi="Times New Roman" w:cs="Times New Roman"/>
                <w:lang w:val="en-US"/>
              </w:rPr>
              <w:t>uncategorised</w:t>
            </w:r>
            <w:r w:rsidRPr="009824DB">
              <w:rPr>
                <w:rFonts w:ascii="Times New Roman" w:hAnsi="Times New Roman" w:cs="Times New Roman"/>
              </w:rPr>
              <w:t>&amp;</w:t>
            </w:r>
            <w:r w:rsidRPr="009824DB">
              <w:rPr>
                <w:rFonts w:ascii="Times New Roman" w:hAnsi="Times New Roman" w:cs="Times New Roman"/>
                <w:lang w:val="en-US"/>
              </w:rPr>
              <w:t>id</w:t>
            </w:r>
            <w:r w:rsidRPr="009824DB">
              <w:rPr>
                <w:rFonts w:ascii="Times New Roman" w:hAnsi="Times New Roman" w:cs="Times New Roman"/>
              </w:rPr>
              <w:t>=5:</w:t>
            </w:r>
            <w:r w:rsidRPr="009824DB">
              <w:rPr>
                <w:rFonts w:ascii="Times New Roman" w:hAnsi="Times New Roman" w:cs="Times New Roman"/>
                <w:lang w:val="en-US"/>
              </w:rPr>
              <w:t>reestr</w:t>
            </w:r>
            <w:r w:rsidRPr="009824DB">
              <w:rPr>
                <w:rFonts w:ascii="Times New Roman" w:hAnsi="Times New Roman" w:cs="Times New Roman"/>
              </w:rPr>
              <w:t>-</w:t>
            </w:r>
            <w:r w:rsidRPr="009824DB">
              <w:rPr>
                <w:rFonts w:ascii="Times New Roman" w:hAnsi="Times New Roman" w:cs="Times New Roman"/>
                <w:lang w:val="en-US"/>
              </w:rPr>
              <w:t>sertifitsirovannykh</w:t>
            </w:r>
            <w:r w:rsidRPr="009824DB">
              <w:rPr>
                <w:rFonts w:ascii="Times New Roman" w:hAnsi="Times New Roman" w:cs="Times New Roman"/>
              </w:rPr>
              <w:t>-</w:t>
            </w:r>
            <w:r w:rsidRPr="009824DB">
              <w:rPr>
                <w:rFonts w:ascii="Times New Roman" w:hAnsi="Times New Roman" w:cs="Times New Roman"/>
                <w:lang w:val="en-US"/>
              </w:rPr>
              <w:t>szi</w:t>
            </w:r>
          </w:p>
          <w:p w14:paraId="494FDB4F" w14:textId="4591505D" w:rsidR="00B00027" w:rsidRPr="00193A3E" w:rsidRDefault="00B00027" w:rsidP="00B00027">
            <w:pPr>
              <w:ind w:right="4046"/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</w:tr>
      <w:tr w:rsidR="00B00027" w:rsidRPr="00604B14" w14:paraId="3B3DF431" w14:textId="77777777" w:rsidTr="00B00027">
        <w:tc>
          <w:tcPr>
            <w:tcW w:w="576" w:type="dxa"/>
          </w:tcPr>
          <w:p w14:paraId="07DA7474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2.3</w:t>
            </w:r>
          </w:p>
        </w:tc>
        <w:tc>
          <w:tcPr>
            <w:tcW w:w="1552" w:type="dxa"/>
          </w:tcPr>
          <w:p w14:paraId="62B23C16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482" w:type="dxa"/>
          </w:tcPr>
          <w:p w14:paraId="236E8D33" w14:textId="77777777" w:rsidR="00B00027" w:rsidRPr="00B00027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B00027">
              <w:rPr>
                <w:rFonts w:eastAsiaTheme="minorHAnsi"/>
                <w:lang w:eastAsia="en-US"/>
              </w:rPr>
              <w:t>Ознакомление с рынком программного обеспечения для восстановления данных.</w:t>
            </w:r>
          </w:p>
          <w:p w14:paraId="6AB80FCD" w14:textId="632BA4C8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B00027">
              <w:rPr>
                <w:rFonts w:eastAsiaTheme="minorHAnsi"/>
                <w:lang w:eastAsia="en-US"/>
              </w:rPr>
              <w:t>Тестирование демоверсий программного обеспечения разных производителей.</w:t>
            </w:r>
          </w:p>
        </w:tc>
        <w:tc>
          <w:tcPr>
            <w:tcW w:w="4462" w:type="dxa"/>
          </w:tcPr>
          <w:p w14:paraId="4822C5B1" w14:textId="77777777" w:rsidR="00D33EDC" w:rsidRPr="00D33EDC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 загрузка программного обеспечения различных производителей для восстановления удаленных файлов;</w:t>
            </w:r>
          </w:p>
          <w:p w14:paraId="7906DFD4" w14:textId="16869256" w:rsidR="00D33EDC" w:rsidRPr="00D33EDC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D33EDC">
              <w:rPr>
                <w:rFonts w:eastAsiaTheme="minorHAnsi"/>
                <w:lang w:eastAsia="en-US"/>
              </w:rPr>
              <w:t>ознакомление с интерфейсами программного обеспечения и его возможностями;</w:t>
            </w:r>
          </w:p>
          <w:p w14:paraId="167FADDF" w14:textId="3B5D9426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D33EDC">
              <w:rPr>
                <w:rFonts w:eastAsiaTheme="minorHAnsi"/>
                <w:lang w:eastAsia="en-US"/>
              </w:rPr>
              <w:t>тестирование функционала программного обеспечения путём удаления и восстановления файла на разных носителях информации.</w:t>
            </w:r>
          </w:p>
        </w:tc>
      </w:tr>
      <w:tr w:rsidR="00B00027" w:rsidRPr="00604B14" w14:paraId="3233550B" w14:textId="77777777" w:rsidTr="00B00027">
        <w:tc>
          <w:tcPr>
            <w:tcW w:w="576" w:type="dxa"/>
          </w:tcPr>
          <w:p w14:paraId="52CDCDC6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2.4</w:t>
            </w:r>
          </w:p>
        </w:tc>
        <w:tc>
          <w:tcPr>
            <w:tcW w:w="1552" w:type="dxa"/>
          </w:tcPr>
          <w:p w14:paraId="3C5BF3D4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482" w:type="dxa"/>
          </w:tcPr>
          <w:p w14:paraId="2EA5F01F" w14:textId="2450EE3C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  <w:color w:val="auto"/>
              </w:rPr>
            </w:pPr>
            <w:bookmarkStart w:id="4" w:name="_Hlk53584891"/>
            <w:r w:rsidRPr="009824DB">
              <w:rPr>
                <w:rFonts w:ascii="Times New Roman" w:hAnsi="Times New Roman" w:cs="Times New Roman"/>
                <w:color w:val="auto"/>
              </w:rPr>
              <w:t xml:space="preserve">Создание </w:t>
            </w:r>
            <w:r w:rsidRPr="009824DB">
              <w:rPr>
                <w:rFonts w:ascii="Times New Roman" w:hAnsi="Times New Roman" w:cs="Times New Roman"/>
                <w:color w:val="auto"/>
                <w:lang w:val="en-US"/>
              </w:rPr>
              <w:t>USB</w:t>
            </w:r>
            <w:r w:rsidRPr="009824DB">
              <w:rPr>
                <w:rFonts w:ascii="Times New Roman" w:hAnsi="Times New Roman" w:cs="Times New Roman"/>
                <w:color w:val="auto"/>
              </w:rPr>
              <w:t>-накопителя для хищения информации с персонального компьютера</w:t>
            </w:r>
            <w:bookmarkEnd w:id="4"/>
          </w:p>
        </w:tc>
        <w:tc>
          <w:tcPr>
            <w:tcW w:w="4462" w:type="dxa"/>
          </w:tcPr>
          <w:p w14:paraId="6CDCC6B8" w14:textId="77777777" w:rsidR="00D33EDC" w:rsidRPr="00D33EDC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 загрузка программного обеспечения для автоматического сохранения защищаемых данных с компьютера;</w:t>
            </w:r>
          </w:p>
          <w:p w14:paraId="6CC06386" w14:textId="77777777" w:rsidR="00D33EDC" w:rsidRPr="00D33EDC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 подготовка USB-носителя для атаки;</w:t>
            </w:r>
          </w:p>
          <w:p w14:paraId="5655BCA8" w14:textId="2BB6EE10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D33EDC">
              <w:rPr>
                <w:rFonts w:eastAsiaTheme="minorHAnsi"/>
                <w:lang w:eastAsia="en-US"/>
              </w:rPr>
              <w:t>- тестирование функционала программного обеспечения</w:t>
            </w:r>
          </w:p>
        </w:tc>
      </w:tr>
      <w:tr w:rsidR="00B00027" w:rsidRPr="00604B14" w14:paraId="03411036" w14:textId="77777777" w:rsidTr="00B00027">
        <w:tc>
          <w:tcPr>
            <w:tcW w:w="576" w:type="dxa"/>
          </w:tcPr>
          <w:p w14:paraId="765262EE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2.5</w:t>
            </w:r>
          </w:p>
        </w:tc>
        <w:tc>
          <w:tcPr>
            <w:tcW w:w="1552" w:type="dxa"/>
          </w:tcPr>
          <w:p w14:paraId="51AA3FCB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2482" w:type="dxa"/>
          </w:tcPr>
          <w:p w14:paraId="0B5E27FD" w14:textId="0ECE9428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  <w:color w:val="auto"/>
              </w:rPr>
            </w:pPr>
            <w:bookmarkStart w:id="5" w:name="_Hlk53584929"/>
            <w:r w:rsidRPr="009824DB">
              <w:rPr>
                <w:rFonts w:ascii="Times New Roman" w:hAnsi="Times New Roman" w:cs="Times New Roman"/>
                <w:color w:val="auto"/>
              </w:rPr>
              <w:t>Разработка перечня мер защиты от физического доступа к защищаемой информации в организации</w:t>
            </w:r>
            <w:bookmarkEnd w:id="5"/>
          </w:p>
        </w:tc>
        <w:tc>
          <w:tcPr>
            <w:tcW w:w="4462" w:type="dxa"/>
          </w:tcPr>
          <w:p w14:paraId="5CE856BF" w14:textId="77777777" w:rsidR="00D33EDC" w:rsidRPr="000E341A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ознакомление с функционалом средств защиты информации разных производителей;</w:t>
            </w:r>
          </w:p>
          <w:p w14:paraId="5854CDB4" w14:textId="77777777" w:rsidR="00D33EDC" w:rsidRPr="000E341A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анализ актуальных угроз физического доступа в организации;</w:t>
            </w:r>
          </w:p>
          <w:p w14:paraId="7FF8B4E7" w14:textId="486456F2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составление перечня средств защиты информации, которые могут быть применены в организации.</w:t>
            </w:r>
          </w:p>
        </w:tc>
      </w:tr>
      <w:tr w:rsidR="00B00027" w:rsidRPr="00604B14" w14:paraId="4887C64C" w14:textId="77777777" w:rsidTr="00B00027">
        <w:tc>
          <w:tcPr>
            <w:tcW w:w="576" w:type="dxa"/>
          </w:tcPr>
          <w:p w14:paraId="721798B1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2.6.</w:t>
            </w:r>
          </w:p>
        </w:tc>
        <w:tc>
          <w:tcPr>
            <w:tcW w:w="1552" w:type="dxa"/>
          </w:tcPr>
          <w:p w14:paraId="0E49BD89" w14:textId="0CF2CA53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482" w:type="dxa"/>
          </w:tcPr>
          <w:p w14:paraId="3DF8E54B" w14:textId="5C98F5E6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ins w:id="6" w:author="Евгений Котенко" w:date="2020-10-13T20:42:00Z">
              <w:r w:rsidRPr="000A3A94">
                <w:rPr>
                  <w:rFonts w:ascii="Times New Roman" w:hAnsi="Times New Roman" w:cs="Times New Roman"/>
                </w:rPr>
                <w:t>Ознакомление с биографией и трудами Кевина Митника</w:t>
              </w:r>
            </w:ins>
          </w:p>
        </w:tc>
        <w:tc>
          <w:tcPr>
            <w:tcW w:w="4462" w:type="dxa"/>
          </w:tcPr>
          <w:p w14:paraId="466B3B3F" w14:textId="77777777" w:rsidR="00D33EDC" w:rsidRPr="000E341A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поиск в сети Интернет информации о биографии Кевина Митника;</w:t>
            </w:r>
          </w:p>
          <w:p w14:paraId="40744BAB" w14:textId="1ACCC02C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ознакомление с деятельностью К. Митника.</w:t>
            </w:r>
          </w:p>
        </w:tc>
      </w:tr>
      <w:tr w:rsidR="00B00027" w:rsidRPr="00604B14" w14:paraId="47A5204E" w14:textId="77777777" w:rsidTr="00B00027">
        <w:tc>
          <w:tcPr>
            <w:tcW w:w="576" w:type="dxa"/>
          </w:tcPr>
          <w:p w14:paraId="1BCF3006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2.7</w:t>
            </w:r>
          </w:p>
        </w:tc>
        <w:tc>
          <w:tcPr>
            <w:tcW w:w="1552" w:type="dxa"/>
          </w:tcPr>
          <w:p w14:paraId="7672048F" w14:textId="508E4864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482" w:type="dxa"/>
          </w:tcPr>
          <w:p w14:paraId="0F25CC80" w14:textId="32B6F409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ins w:id="7" w:author="Евгений Котенко" w:date="2020-10-13T20:42:00Z">
              <w:r w:rsidRPr="000A3A94">
                <w:rPr>
                  <w:rFonts w:ascii="Times New Roman" w:hAnsi="Times New Roman" w:cs="Times New Roman"/>
                </w:rPr>
                <w:t xml:space="preserve">Разбор крупных кейсов </w:t>
              </w:r>
            </w:ins>
          </w:p>
        </w:tc>
        <w:tc>
          <w:tcPr>
            <w:tcW w:w="4462" w:type="dxa"/>
          </w:tcPr>
          <w:p w14:paraId="1824678C" w14:textId="1E7A1F49" w:rsidR="00B00027" w:rsidRPr="00193A3E" w:rsidRDefault="00D33EDC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анализ кейсов по использованию социальной инженерии в части использованных механизмов влияния</w:t>
            </w:r>
          </w:p>
        </w:tc>
      </w:tr>
      <w:tr w:rsidR="00B00027" w:rsidRPr="00604B14" w14:paraId="62FE9D4F" w14:textId="77777777" w:rsidTr="00B00027">
        <w:tc>
          <w:tcPr>
            <w:tcW w:w="576" w:type="dxa"/>
          </w:tcPr>
          <w:p w14:paraId="24D51DE4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lastRenderedPageBreak/>
              <w:t>2.8</w:t>
            </w:r>
          </w:p>
        </w:tc>
        <w:tc>
          <w:tcPr>
            <w:tcW w:w="1552" w:type="dxa"/>
          </w:tcPr>
          <w:p w14:paraId="1EE8673B" w14:textId="176579B8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</w:t>
            </w:r>
          </w:p>
        </w:tc>
        <w:tc>
          <w:tcPr>
            <w:tcW w:w="2482" w:type="dxa"/>
          </w:tcPr>
          <w:p w14:paraId="54CD0D23" w14:textId="1614A0D6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B00027">
              <w:rPr>
                <w:rFonts w:eastAsiaTheme="minorHAnsi"/>
                <w:lang w:eastAsia="en-US"/>
              </w:rPr>
              <w:t>Ознакомление с подробным анализом нескольких экземпляров вредоносного ПО</w:t>
            </w:r>
          </w:p>
        </w:tc>
        <w:tc>
          <w:tcPr>
            <w:tcW w:w="4462" w:type="dxa"/>
          </w:tcPr>
          <w:p w14:paraId="0EB02562" w14:textId="77777777" w:rsidR="00D33EDC" w:rsidRPr="000E341A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ознакомление с основными вирусами, используемыми в социальной инженерии;</w:t>
            </w:r>
          </w:p>
          <w:p w14:paraId="37C03002" w14:textId="1696ECA8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341A">
              <w:rPr>
                <w:rFonts w:eastAsiaTheme="minorHAnsi"/>
                <w:lang w:eastAsia="en-US"/>
              </w:rPr>
              <w:t>- ознакомление с ущербом, нанесенным данными вирусами.</w:t>
            </w:r>
          </w:p>
        </w:tc>
      </w:tr>
      <w:tr w:rsidR="00B00027" w:rsidRPr="00604B14" w14:paraId="74E4B1C8" w14:textId="77777777" w:rsidTr="00B00027">
        <w:tc>
          <w:tcPr>
            <w:tcW w:w="576" w:type="dxa"/>
          </w:tcPr>
          <w:p w14:paraId="5CE5BEB5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2.9</w:t>
            </w:r>
          </w:p>
        </w:tc>
        <w:tc>
          <w:tcPr>
            <w:tcW w:w="1552" w:type="dxa"/>
          </w:tcPr>
          <w:p w14:paraId="74D20BE1" w14:textId="113E77A1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391EA6AF" w14:textId="5C4063B7" w:rsidR="00B00027" w:rsidRPr="00B00027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Знакомство с операционной системой и встроенными приложениями для проведения атак. Изучение их интерфейсов и функционала.</w:t>
            </w:r>
          </w:p>
        </w:tc>
        <w:tc>
          <w:tcPr>
            <w:tcW w:w="4462" w:type="dxa"/>
          </w:tcPr>
          <w:p w14:paraId="5529BE60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установка виртуальной машины;</w:t>
            </w:r>
          </w:p>
          <w:p w14:paraId="3D794D0E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 xml:space="preserve">- загрузка операционной системы </w:t>
            </w:r>
            <w:r w:rsidRPr="000E0CE8">
              <w:rPr>
                <w:rFonts w:eastAsiaTheme="minorHAnsi"/>
                <w:lang w:val="en-US" w:eastAsia="en-US"/>
              </w:rPr>
              <w:t>Kali</w:t>
            </w:r>
            <w:r w:rsidRPr="000E0CE8">
              <w:rPr>
                <w:rFonts w:eastAsiaTheme="minorHAnsi"/>
                <w:lang w:eastAsia="en-US"/>
              </w:rPr>
              <w:t xml:space="preserve"> </w:t>
            </w:r>
            <w:r w:rsidRPr="000E0CE8">
              <w:rPr>
                <w:rFonts w:eastAsiaTheme="minorHAnsi"/>
                <w:lang w:val="en-US" w:eastAsia="en-US"/>
              </w:rPr>
              <w:t>Linux</w:t>
            </w:r>
            <w:r w:rsidRPr="000E0CE8">
              <w:rPr>
                <w:rFonts w:eastAsiaTheme="minorHAnsi"/>
                <w:lang w:eastAsia="en-US"/>
              </w:rPr>
              <w:t>;</w:t>
            </w:r>
          </w:p>
          <w:p w14:paraId="718DE64D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 xml:space="preserve">- развёртывание операционной системы </w:t>
            </w:r>
            <w:r w:rsidRPr="000E0CE8">
              <w:rPr>
                <w:rFonts w:eastAsiaTheme="minorHAnsi"/>
                <w:lang w:val="en-US" w:eastAsia="en-US"/>
              </w:rPr>
              <w:t>Kali</w:t>
            </w:r>
            <w:r w:rsidRPr="000E0CE8">
              <w:rPr>
                <w:rFonts w:eastAsiaTheme="minorHAnsi"/>
                <w:lang w:eastAsia="en-US"/>
              </w:rPr>
              <w:t xml:space="preserve"> </w:t>
            </w:r>
            <w:r w:rsidRPr="000E0CE8">
              <w:rPr>
                <w:rFonts w:eastAsiaTheme="minorHAnsi"/>
                <w:lang w:val="en-US" w:eastAsia="en-US"/>
              </w:rPr>
              <w:t>Linux</w:t>
            </w:r>
            <w:r w:rsidRPr="000E0CE8">
              <w:rPr>
                <w:rFonts w:eastAsiaTheme="minorHAnsi"/>
                <w:lang w:eastAsia="en-US"/>
              </w:rPr>
              <w:t>;</w:t>
            </w:r>
          </w:p>
          <w:p w14:paraId="6BC91E77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загрузка виртуальной машины для проведения атак;</w:t>
            </w:r>
          </w:p>
          <w:p w14:paraId="1DA2BD3C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развёртывание виртуальной машины для проведения атак;</w:t>
            </w:r>
          </w:p>
          <w:p w14:paraId="1832EE17" w14:textId="07425FF9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настройка виртуальных машин для тестирования</w:t>
            </w:r>
          </w:p>
        </w:tc>
      </w:tr>
      <w:tr w:rsidR="00B00027" w:rsidRPr="00604B14" w14:paraId="5CF34312" w14:textId="77777777" w:rsidTr="00B00027">
        <w:tc>
          <w:tcPr>
            <w:tcW w:w="576" w:type="dxa"/>
          </w:tcPr>
          <w:p w14:paraId="0485462A" w14:textId="77777777" w:rsidR="00B00027" w:rsidRPr="009207B3" w:rsidRDefault="00B00027" w:rsidP="00B00027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3.1</w:t>
            </w:r>
          </w:p>
        </w:tc>
        <w:tc>
          <w:tcPr>
            <w:tcW w:w="1552" w:type="dxa"/>
          </w:tcPr>
          <w:p w14:paraId="07E15A28" w14:textId="5AC8F56D" w:rsidR="00B00027" w:rsidRPr="009207B3" w:rsidRDefault="009207B3" w:rsidP="00B00027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5E52FE95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 xml:space="preserve">Изучение дополнительных возможностей командной строки </w:t>
            </w:r>
            <w:r w:rsidRPr="009824DB">
              <w:rPr>
                <w:rFonts w:ascii="Times New Roman" w:hAnsi="Times New Roman" w:cs="Times New Roman"/>
                <w:lang w:val="en-US"/>
              </w:rPr>
              <w:t>Linux</w:t>
            </w:r>
            <w:del w:id="8" w:author="Шишкалов Игорь Юрьевич" w:date="2020-10-13T10:17:00Z">
              <w:r w:rsidRPr="009824DB" w:rsidDel="008C0D70">
                <w:rPr>
                  <w:rFonts w:ascii="Times New Roman" w:hAnsi="Times New Roman" w:cs="Times New Roman"/>
                </w:rPr>
                <w:delText>.</w:delText>
              </w:r>
            </w:del>
          </w:p>
          <w:p w14:paraId="6B4C5A0A" w14:textId="47BAA4D9" w:rsidR="00B00027" w:rsidRPr="00193A3E" w:rsidRDefault="00B00027" w:rsidP="00B00027">
            <w:pPr>
              <w:contextualSpacing/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  <w:tc>
          <w:tcPr>
            <w:tcW w:w="4462" w:type="dxa"/>
          </w:tcPr>
          <w:p w14:paraId="7004CCC5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настройка командной строки;</w:t>
            </w:r>
          </w:p>
          <w:p w14:paraId="5CB9BF78" w14:textId="0330A4B2" w:rsidR="00B00027" w:rsidRPr="00193A3E" w:rsidRDefault="00D33EDC" w:rsidP="00D33EDC">
            <w:pPr>
              <w:contextualSpacing/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 xml:space="preserve">- использование команд </w:t>
            </w:r>
            <w:r w:rsidRPr="000E0CE8">
              <w:rPr>
                <w:rFonts w:eastAsiaTheme="minorHAnsi"/>
                <w:lang w:val="en-US" w:eastAsia="en-US"/>
              </w:rPr>
              <w:t>Linux</w:t>
            </w:r>
          </w:p>
        </w:tc>
      </w:tr>
      <w:tr w:rsidR="00B00027" w:rsidRPr="00604B14" w14:paraId="3020D1F6" w14:textId="77777777" w:rsidTr="00B00027">
        <w:tc>
          <w:tcPr>
            <w:tcW w:w="576" w:type="dxa"/>
          </w:tcPr>
          <w:p w14:paraId="7B60F9A1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3.2</w:t>
            </w:r>
          </w:p>
        </w:tc>
        <w:tc>
          <w:tcPr>
            <w:tcW w:w="1552" w:type="dxa"/>
          </w:tcPr>
          <w:p w14:paraId="52558B80" w14:textId="3BF8CC3A" w:rsidR="00B00027" w:rsidRPr="009207B3" w:rsidRDefault="009207B3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1B8C2934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Сбор и протоколирование информации о сетевом ресурсе</w:t>
            </w:r>
          </w:p>
          <w:p w14:paraId="36D58AA3" w14:textId="0A2DD68A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  <w:tc>
          <w:tcPr>
            <w:tcW w:w="4462" w:type="dxa"/>
          </w:tcPr>
          <w:p w14:paraId="4F222ED9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сбор информации об атакуемом хосте;</w:t>
            </w:r>
          </w:p>
          <w:p w14:paraId="6D6C1365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протоколирование информации;</w:t>
            </w:r>
          </w:p>
          <w:p w14:paraId="6BE7A138" w14:textId="6630FE5A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знакомство с программным обеспечением, используемым для протоколирования.</w:t>
            </w:r>
          </w:p>
        </w:tc>
      </w:tr>
      <w:tr w:rsidR="00B00027" w:rsidRPr="00604B14" w14:paraId="2FD6D0C7" w14:textId="77777777" w:rsidTr="00B00027">
        <w:tc>
          <w:tcPr>
            <w:tcW w:w="576" w:type="dxa"/>
          </w:tcPr>
          <w:p w14:paraId="7623A481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3.3</w:t>
            </w:r>
          </w:p>
        </w:tc>
        <w:tc>
          <w:tcPr>
            <w:tcW w:w="1552" w:type="dxa"/>
          </w:tcPr>
          <w:p w14:paraId="506AD668" w14:textId="1D36AD09" w:rsidR="00B00027" w:rsidRPr="009207B3" w:rsidRDefault="009207B3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5C57D3AD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Получение привилегий пользователя в операционной системе удалённого сетевого ресурса</w:t>
            </w:r>
          </w:p>
          <w:p w14:paraId="2DB04333" w14:textId="2EC87C5D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  <w:tc>
          <w:tcPr>
            <w:tcW w:w="4462" w:type="dxa"/>
          </w:tcPr>
          <w:p w14:paraId="44A2E3F2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поиск уязвимостей тестовой системы;</w:t>
            </w:r>
          </w:p>
          <w:p w14:paraId="380F9AF9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эксплуатация уязвимостей;</w:t>
            </w:r>
          </w:p>
          <w:p w14:paraId="2229921B" w14:textId="49B9170D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получение пользовательских прав в системе</w:t>
            </w:r>
          </w:p>
        </w:tc>
      </w:tr>
      <w:tr w:rsidR="00B00027" w:rsidRPr="00604B14" w14:paraId="364BC3B5" w14:textId="77777777" w:rsidTr="00B00027">
        <w:tc>
          <w:tcPr>
            <w:tcW w:w="576" w:type="dxa"/>
          </w:tcPr>
          <w:p w14:paraId="5F143A42" w14:textId="77777777" w:rsidR="00B00027" w:rsidRPr="009207B3" w:rsidRDefault="00B00027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3.4</w:t>
            </w:r>
          </w:p>
        </w:tc>
        <w:tc>
          <w:tcPr>
            <w:tcW w:w="1552" w:type="dxa"/>
          </w:tcPr>
          <w:p w14:paraId="260BD942" w14:textId="6719F1E4" w:rsidR="00B00027" w:rsidRPr="009207B3" w:rsidRDefault="009207B3" w:rsidP="00B00027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7FE94273" w14:textId="77777777" w:rsidR="00B00027" w:rsidRPr="009824DB" w:rsidRDefault="00B00027" w:rsidP="00B00027">
            <w:pPr>
              <w:pStyle w:val="af5"/>
              <w:rPr>
                <w:rFonts w:ascii="Times New Roman" w:hAnsi="Times New Roman" w:cs="Times New Roman"/>
              </w:rPr>
            </w:pPr>
            <w:r w:rsidRPr="009824DB">
              <w:rPr>
                <w:rFonts w:ascii="Times New Roman" w:hAnsi="Times New Roman" w:cs="Times New Roman"/>
              </w:rPr>
              <w:t>Повышение привилегий пользователя в операционной системе удалённого сетевого ресурса</w:t>
            </w:r>
          </w:p>
          <w:p w14:paraId="2F9A864E" w14:textId="7EBBA657" w:rsidR="00B00027" w:rsidRPr="00193A3E" w:rsidRDefault="00B00027" w:rsidP="00B00027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</w:p>
        </w:tc>
        <w:tc>
          <w:tcPr>
            <w:tcW w:w="4462" w:type="dxa"/>
          </w:tcPr>
          <w:p w14:paraId="61B400DB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поиск уязвимостей и возможностей по повышению привилегий;</w:t>
            </w:r>
          </w:p>
          <w:p w14:paraId="5191AB06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эксплуатация уязвимостей;</w:t>
            </w:r>
          </w:p>
          <w:p w14:paraId="2E600FD2" w14:textId="5C5ADA5F" w:rsidR="00B00027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получение прав суперпользователя в тестовой системе.</w:t>
            </w:r>
          </w:p>
        </w:tc>
      </w:tr>
      <w:tr w:rsidR="00D33EDC" w:rsidRPr="00604B14" w14:paraId="7A9F02C6" w14:textId="77777777" w:rsidTr="00B00027">
        <w:tc>
          <w:tcPr>
            <w:tcW w:w="576" w:type="dxa"/>
          </w:tcPr>
          <w:p w14:paraId="139FB71F" w14:textId="77777777" w:rsidR="00D33EDC" w:rsidRPr="009207B3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3.5</w:t>
            </w:r>
          </w:p>
        </w:tc>
        <w:tc>
          <w:tcPr>
            <w:tcW w:w="1552" w:type="dxa"/>
          </w:tcPr>
          <w:p w14:paraId="7140D4DC" w14:textId="625719AD" w:rsidR="00D33EDC" w:rsidRPr="009207B3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9207B3">
              <w:rPr>
                <w:rFonts w:eastAsiaTheme="minorHAnsi"/>
                <w:lang w:eastAsia="en-US"/>
              </w:rPr>
              <w:t>4</w:t>
            </w:r>
          </w:p>
        </w:tc>
        <w:tc>
          <w:tcPr>
            <w:tcW w:w="2482" w:type="dxa"/>
          </w:tcPr>
          <w:p w14:paraId="5F32E964" w14:textId="65619622" w:rsidR="00D33EDC" w:rsidRPr="009207B3" w:rsidRDefault="00D33EDC" w:rsidP="00D33EDC">
            <w:r w:rsidRPr="009824DB">
              <w:t>Поиск и сохранение защищаемой информации. Создание бэкдора. Очистка следов пребывания на атакуемом хосте</w:t>
            </w:r>
          </w:p>
        </w:tc>
        <w:tc>
          <w:tcPr>
            <w:tcW w:w="4462" w:type="dxa"/>
          </w:tcPr>
          <w:p w14:paraId="23CB9560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поиск и сохранение защищаемой информации;</w:t>
            </w:r>
          </w:p>
          <w:p w14:paraId="542E51F2" w14:textId="77777777" w:rsidR="00D33EDC" w:rsidRPr="000E0CE8" w:rsidRDefault="00D33EDC" w:rsidP="00D33EDC">
            <w:pPr>
              <w:jc w:val="both"/>
              <w:rPr>
                <w:rFonts w:eastAsiaTheme="minorHAnsi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>- создание бэкдора;</w:t>
            </w:r>
          </w:p>
          <w:p w14:paraId="0B453F6E" w14:textId="100A8D74" w:rsidR="00D33EDC" w:rsidRPr="00193A3E" w:rsidRDefault="00D33EDC" w:rsidP="00D33EDC">
            <w:pPr>
              <w:jc w:val="both"/>
              <w:rPr>
                <w:rFonts w:eastAsiaTheme="minorHAnsi"/>
                <w:highlight w:val="yellow"/>
                <w:lang w:eastAsia="en-US"/>
              </w:rPr>
            </w:pPr>
            <w:r w:rsidRPr="000E0CE8">
              <w:rPr>
                <w:rFonts w:eastAsiaTheme="minorHAnsi"/>
                <w:lang w:eastAsia="en-US"/>
              </w:rPr>
              <w:t xml:space="preserve">- очистка следов </w:t>
            </w:r>
            <w:r w:rsidRPr="000E0CE8">
              <w:t>пребывания на атакуемом хосте</w:t>
            </w:r>
          </w:p>
        </w:tc>
      </w:tr>
    </w:tbl>
    <w:p w14:paraId="4336CC45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28475693" w14:textId="77777777" w:rsidR="0070628A" w:rsidRPr="00491C47" w:rsidRDefault="0070628A" w:rsidP="0070628A">
      <w:pPr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8.Оценочные материалы по образовательной программе</w:t>
      </w:r>
      <w:r w:rsidRPr="00491C47">
        <w:rPr>
          <w:rFonts w:eastAsiaTheme="minorHAnsi"/>
          <w:sz w:val="28"/>
          <w:szCs w:val="28"/>
          <w:lang w:eastAsia="en-US"/>
        </w:rPr>
        <w:t xml:space="preserve"> </w:t>
      </w:r>
    </w:p>
    <w:p w14:paraId="53D10145" w14:textId="107E3AE8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8.1. Вопросы тестирования по модулям</w:t>
      </w:r>
    </w:p>
    <w:p w14:paraId="55A6A315" w14:textId="77777777" w:rsidR="00B24EB6" w:rsidRPr="00491C47" w:rsidRDefault="00B24EB6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885"/>
        <w:gridCol w:w="2355"/>
        <w:gridCol w:w="3718"/>
        <w:gridCol w:w="2535"/>
      </w:tblGrid>
      <w:tr w:rsidR="00957DA6" w:rsidRPr="00491C47" w14:paraId="6342DED3" w14:textId="77777777" w:rsidTr="00BF5E38">
        <w:tc>
          <w:tcPr>
            <w:tcW w:w="961" w:type="dxa"/>
          </w:tcPr>
          <w:p w14:paraId="142A92EE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lastRenderedPageBreak/>
              <w:t>№ модуля</w:t>
            </w:r>
          </w:p>
        </w:tc>
        <w:tc>
          <w:tcPr>
            <w:tcW w:w="2300" w:type="dxa"/>
          </w:tcPr>
          <w:p w14:paraId="4053664A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Вопросы входного тестирования</w:t>
            </w:r>
          </w:p>
        </w:tc>
        <w:tc>
          <w:tcPr>
            <w:tcW w:w="1942" w:type="dxa"/>
          </w:tcPr>
          <w:p w14:paraId="5A87F6B4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Вопросы промежуточного тестирования</w:t>
            </w:r>
          </w:p>
        </w:tc>
        <w:tc>
          <w:tcPr>
            <w:tcW w:w="3686" w:type="dxa"/>
          </w:tcPr>
          <w:p w14:paraId="2D103EB8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Вопросы итогового тестирования</w:t>
            </w:r>
          </w:p>
        </w:tc>
      </w:tr>
      <w:tr w:rsidR="00957DA6" w:rsidRPr="00491C47" w14:paraId="2F251225" w14:textId="77777777" w:rsidTr="00BF5E38">
        <w:tc>
          <w:tcPr>
            <w:tcW w:w="961" w:type="dxa"/>
          </w:tcPr>
          <w:p w14:paraId="176B3785" w14:textId="03810560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2300" w:type="dxa"/>
          </w:tcPr>
          <w:p w14:paraId="073DAE41" w14:textId="13AAFED2" w:rsidR="0070628A" w:rsidRPr="00B24EB6" w:rsidRDefault="00E8715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E8715A">
              <w:rPr>
                <w:rFonts w:eastAsiaTheme="minorHAnsi"/>
                <w:lang w:eastAsia="en-US"/>
              </w:rPr>
              <w:t>Оцените свои знания по современным методам и средствам защиты информации от несанкционированного доступа</w:t>
            </w:r>
          </w:p>
        </w:tc>
        <w:tc>
          <w:tcPr>
            <w:tcW w:w="1942" w:type="dxa"/>
          </w:tcPr>
          <w:p w14:paraId="442B55A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1.</w:t>
            </w:r>
            <w:r w:rsidRPr="00BF5E38">
              <w:rPr>
                <w:rFonts w:eastAsiaTheme="minorHAnsi"/>
                <w:lang w:eastAsia="en-US"/>
              </w:rPr>
              <w:tab/>
              <w:t>На основании какого документа проводится классификация ГИС?</w:t>
            </w:r>
          </w:p>
          <w:p w14:paraId="0A7CCA49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ФЗ от 27.07.2006 № 152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D828020" w14:textId="3215D44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Постановление Правительства РФ от 01.11.2012 № 1119</w:t>
            </w:r>
          </w:p>
          <w:p w14:paraId="227A20E5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Приказ ФСТЭК России от </w:t>
            </w:r>
          </w:p>
          <w:p w14:paraId="27D24E83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11 февраля 2013 г. № 17(правильный ответ)</w:t>
            </w:r>
          </w:p>
          <w:p w14:paraId="156696FB" w14:textId="1C81C29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Приказ ФСТЭК России от 18.02.2013 № 21</w:t>
            </w:r>
          </w:p>
          <w:p w14:paraId="1BBAD28F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2.</w:t>
            </w:r>
            <w:r w:rsidRPr="00BF5E38">
              <w:rPr>
                <w:rFonts w:eastAsiaTheme="minorHAnsi"/>
                <w:lang w:eastAsia="en-US"/>
              </w:rPr>
              <w:tab/>
              <w:t>На какой срок выдаётся Аттестат соответствия требованиям безопасности информации для ИСПДн?</w:t>
            </w:r>
          </w:p>
          <w:p w14:paraId="5EC70E45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a)На весь срок эксплуатации информационной системы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92C7457" w14:textId="157B5D6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b)На 3 года (правильный ответ)</w:t>
            </w:r>
          </w:p>
          <w:p w14:paraId="3FA0DAF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c)На 5 лет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F129772" w14:textId="1A647FA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d)На 1 год</w:t>
            </w:r>
          </w:p>
          <w:p w14:paraId="4748C4D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3.</w:t>
            </w:r>
            <w:r w:rsidRPr="00BF5E38">
              <w:rPr>
                <w:rFonts w:eastAsiaTheme="minorHAnsi"/>
                <w:lang w:eastAsia="en-US"/>
              </w:rPr>
              <w:tab/>
              <w:t>Сколько существует типов актуальных угроз для ИСПДн?</w:t>
            </w:r>
          </w:p>
          <w:p w14:paraId="3A4D3B5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a)Один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DB4FA99" w14:textId="3FEB67AE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b)Два</w:t>
            </w:r>
          </w:p>
          <w:p w14:paraId="1D171611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c)Три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AB86845" w14:textId="39D0CD65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d)Четыре</w:t>
            </w:r>
          </w:p>
          <w:p w14:paraId="3F850232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4.</w:t>
            </w:r>
            <w:r w:rsidRPr="00BF5E38">
              <w:rPr>
                <w:rFonts w:eastAsiaTheme="minorHAnsi"/>
                <w:lang w:eastAsia="en-US"/>
              </w:rPr>
              <w:tab/>
              <w:t>Какой документ определяет необходимый минимальный набор мер по защите информации, содержащейся в ИСПДн?</w:t>
            </w:r>
          </w:p>
          <w:p w14:paraId="6C46F9F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a)ФЗ от 27.07.2006 № 152</w:t>
            </w:r>
          </w:p>
          <w:p w14:paraId="6CB21DEA" w14:textId="79EFFF3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b)Постановление Правительства РФ от 01.11.2012 № 1119</w:t>
            </w:r>
          </w:p>
          <w:p w14:paraId="08328D7A" w14:textId="07200C9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 xml:space="preserve">c)Приказ ФСТЭК России от </w:t>
            </w:r>
          </w:p>
          <w:p w14:paraId="7983D0B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11 февраля 2013 г. № 17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2F40DBC" w14:textId="389150A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d)Приказ ФСТЭК России от 18.02.2013 № 21(правильный ответ)</w:t>
            </w:r>
          </w:p>
          <w:p w14:paraId="67BF9613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5.</w:t>
            </w:r>
            <w:r w:rsidRPr="00BF5E38">
              <w:rPr>
                <w:rFonts w:eastAsiaTheme="minorHAnsi"/>
                <w:lang w:eastAsia="en-US"/>
              </w:rPr>
              <w:tab/>
              <w:t>Какой организационно-распорядительный документ определяет полномочия пользователя по доступу к ресурсам информационной системы?</w:t>
            </w:r>
          </w:p>
          <w:p w14:paraId="1EAFDAAD" w14:textId="5EFD5ACD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a)Положение о разрешительной системе доступа (правильный ответ)</w:t>
            </w:r>
          </w:p>
          <w:p w14:paraId="3BED3A43" w14:textId="1D9C35C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b)Технический паспорт</w:t>
            </w:r>
          </w:p>
          <w:p w14:paraId="73EC1C87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c)Описание технологического процесса обработки информации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C2F1877" w14:textId="6199A93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d)Инструкция пользователя</w:t>
            </w:r>
          </w:p>
          <w:p w14:paraId="45CA657F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6.</w:t>
            </w:r>
            <w:r w:rsidRPr="00BF5E38">
              <w:rPr>
                <w:rFonts w:eastAsiaTheme="minorHAnsi"/>
                <w:lang w:eastAsia="en-US"/>
              </w:rPr>
              <w:tab/>
              <w:t>Какое обязательное требование предъявляется к средствам защиты информации для их использования при создании системы защиты ИСПДн?</w:t>
            </w:r>
          </w:p>
          <w:p w14:paraId="770C941F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a)СЗИ должны пройти в установленном порядке процедуру оценки соответствия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0A491EE" w14:textId="389B6B0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b)СЗИ должны быть отечественного производства</w:t>
            </w:r>
          </w:p>
          <w:p w14:paraId="5A3ABAB2" w14:textId="7078B3E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c)СЗИ должны иметь открытый исходный код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A19131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7.</w:t>
            </w:r>
            <w:r w:rsidRPr="00BF5E38">
              <w:rPr>
                <w:rFonts w:eastAsiaTheme="minorHAnsi"/>
                <w:lang w:eastAsia="en-US"/>
              </w:rPr>
              <w:tab/>
              <w:t>Какой орган ведет реестр сертифицированных средств защиты информации?</w:t>
            </w:r>
          </w:p>
          <w:p w14:paraId="3037C830" w14:textId="257EA51F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a)ФСБ России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EFEE7D9" w14:textId="06FCA62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 xml:space="preserve">b)ФСТЭК России </w:t>
            </w:r>
          </w:p>
          <w:p w14:paraId="2A08C3E9" w14:textId="2D5091F8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c)Минобороны РФ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0818F2C" w14:textId="391413E5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d)Все ответы верные(правильный ответ)</w:t>
            </w:r>
          </w:p>
          <w:p w14:paraId="055E31BA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8.</w:t>
            </w:r>
            <w:r w:rsidRPr="00BF5E38">
              <w:rPr>
                <w:rFonts w:eastAsiaTheme="minorHAnsi"/>
                <w:lang w:eastAsia="en-US"/>
              </w:rPr>
              <w:tab/>
              <w:t>Как называется обобщенный показатель, зависящий от технических и эксплуатационных характеристик ИСПДн?</w:t>
            </w:r>
          </w:p>
          <w:p w14:paraId="1F27A3B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a)Уровень защищенности ПДн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9A65C87" w14:textId="704388D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b)Класс защиты</w:t>
            </w:r>
          </w:p>
          <w:p w14:paraId="6CF32D15" w14:textId="79709CFD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c)Уровень исходной защищенности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61E6F98" w14:textId="3376D29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d)Уровень доверия</w:t>
            </w:r>
          </w:p>
          <w:p w14:paraId="38AC07EA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9.</w:t>
            </w:r>
            <w:r w:rsidRPr="00BF5E38">
              <w:rPr>
                <w:rFonts w:eastAsiaTheme="minorHAnsi"/>
                <w:lang w:eastAsia="en-US"/>
              </w:rPr>
              <w:tab/>
              <w:t>Исходя из каких параметров информационной системы определяется класс защищенности ГИС?</w:t>
            </w:r>
          </w:p>
          <w:p w14:paraId="32B25BD0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Уровня значимости обрабатываемой информации и Масштаба информационной системы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AB872DA" w14:textId="69E5DF3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Наличия подключения к другим информационным системам и Возможностям пользователя по доступу к информации</w:t>
            </w:r>
          </w:p>
          <w:p w14:paraId="0E90BDA1" w14:textId="1340AE9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c)</w:t>
            </w:r>
            <w:r w:rsidRPr="00BF5E38">
              <w:rPr>
                <w:rFonts w:eastAsiaTheme="minorHAnsi"/>
                <w:lang w:eastAsia="en-US"/>
              </w:rPr>
              <w:tab/>
              <w:t>Количества используемых баз данных и Количества пользователей информационной системы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1C788BA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10.</w:t>
            </w:r>
            <w:r w:rsidRPr="00BF5E38">
              <w:rPr>
                <w:rFonts w:eastAsiaTheme="minorHAnsi"/>
                <w:lang w:eastAsia="en-US"/>
              </w:rPr>
              <w:tab/>
              <w:t>В каком случае не требуется брать у субъекта ПДн согласие на обработку ПДн?</w:t>
            </w:r>
          </w:p>
          <w:p w14:paraId="7E8F2CA6" w14:textId="55B0C893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</w:t>
            </w:r>
            <w:r>
              <w:rPr>
                <w:rFonts w:eastAsiaTheme="minorHAnsi"/>
                <w:lang w:eastAsia="en-US"/>
              </w:rPr>
              <w:t xml:space="preserve">) </w:t>
            </w:r>
            <w:r w:rsidRPr="00BF5E38">
              <w:rPr>
                <w:rFonts w:eastAsiaTheme="minorHAnsi"/>
                <w:lang w:eastAsia="en-US"/>
              </w:rPr>
              <w:t>Осуществляется обработка персональных данных, подлежащих опубликованию или обязательному раскрытию в соответствии с федеральным законом</w:t>
            </w:r>
          </w:p>
          <w:p w14:paraId="3ED52D19" w14:textId="7A0B9B5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b)Обработка персональных данных осуществляется в связи с участием лица в конституционном, гражданском, административном, уголовном судопроизводстве, судопроизводстве в арбитражных судах</w:t>
            </w:r>
          </w:p>
          <w:p w14:paraId="5FDD2AE1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c)Во всех указанных случаях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452AB48" w14:textId="42C2E39D" w:rsidR="0070628A" w:rsidRPr="00B24EB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d)Обработка персональных данных необходима для исполнения договора, стороной которого либо выгодоприобретателем или поручителем, по которому является субъект персональных данных</w:t>
            </w:r>
          </w:p>
        </w:tc>
        <w:tc>
          <w:tcPr>
            <w:tcW w:w="3686" w:type="dxa"/>
          </w:tcPr>
          <w:p w14:paraId="2F962C0F" w14:textId="1439094C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957DA6" w:rsidRPr="00491C47" w14:paraId="4248A3A8" w14:textId="77777777" w:rsidTr="00BF5E38">
        <w:tc>
          <w:tcPr>
            <w:tcW w:w="961" w:type="dxa"/>
          </w:tcPr>
          <w:p w14:paraId="3C35CEFD" w14:textId="0A3152F2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2</w:t>
            </w:r>
          </w:p>
        </w:tc>
        <w:tc>
          <w:tcPr>
            <w:tcW w:w="2300" w:type="dxa"/>
          </w:tcPr>
          <w:p w14:paraId="77528691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942" w:type="dxa"/>
          </w:tcPr>
          <w:p w14:paraId="4DE0757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1.</w:t>
            </w:r>
            <w:r w:rsidRPr="00BF5E38">
              <w:rPr>
                <w:rFonts w:eastAsiaTheme="minorHAnsi"/>
                <w:lang w:eastAsia="en-US"/>
              </w:rPr>
              <w:tab/>
              <w:t>Как называется атака на сохраненную в оперативной памяти информацию при некорректном завершении работы операционной системы (отключении электропитания):</w:t>
            </w:r>
          </w:p>
          <w:p w14:paraId="2E933AB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a)</w:t>
            </w:r>
            <w:r w:rsidRPr="00BF5E38">
              <w:rPr>
                <w:rFonts w:eastAsiaTheme="minorHAnsi"/>
                <w:lang w:val="en-US" w:eastAsia="en-US"/>
              </w:rPr>
              <w:tab/>
              <w:t>Rowhammer Attack</w:t>
            </w:r>
            <w:r w:rsidRPr="00BF5E38">
              <w:rPr>
                <w:rFonts w:eastAsiaTheme="minorHAnsi"/>
                <w:lang w:val="en-US" w:eastAsia="en-US"/>
              </w:rPr>
              <w:tab/>
            </w:r>
          </w:p>
          <w:p w14:paraId="37072AAD" w14:textId="1160185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b)</w:t>
            </w:r>
            <w:r w:rsidRPr="00BF5E38">
              <w:rPr>
                <w:rFonts w:eastAsiaTheme="minorHAnsi"/>
                <w:lang w:val="en-US" w:eastAsia="en-US"/>
              </w:rPr>
              <w:tab/>
              <w:t>Safe Boot Attack</w:t>
            </w:r>
          </w:p>
          <w:p w14:paraId="248526EF" w14:textId="77777777" w:rsidR="00BF5E38" w:rsidRPr="005C5192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c</w:t>
            </w:r>
            <w:r w:rsidRPr="005C5192">
              <w:rPr>
                <w:rFonts w:eastAsiaTheme="minorHAnsi"/>
                <w:lang w:eastAsia="en-US"/>
              </w:rPr>
              <w:t>)</w:t>
            </w:r>
            <w:r w:rsidRPr="005C5192">
              <w:rPr>
                <w:rFonts w:eastAsiaTheme="minorHAnsi"/>
                <w:lang w:eastAsia="en-US"/>
              </w:rPr>
              <w:tab/>
            </w:r>
            <w:r w:rsidRPr="00BF5E38">
              <w:rPr>
                <w:rFonts w:eastAsiaTheme="minorHAnsi"/>
                <w:lang w:val="en-US" w:eastAsia="en-US"/>
              </w:rPr>
              <w:t>Cold</w:t>
            </w:r>
            <w:r w:rsidRPr="005C5192"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val="en-US" w:eastAsia="en-US"/>
              </w:rPr>
              <w:t>Boot</w:t>
            </w:r>
            <w:r w:rsidRPr="005C5192"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val="en-US" w:eastAsia="en-US"/>
              </w:rPr>
              <w:t>Attack</w:t>
            </w:r>
            <w:r w:rsidRPr="005C5192">
              <w:rPr>
                <w:rFonts w:eastAsiaTheme="minorHAnsi"/>
                <w:lang w:eastAsia="en-US"/>
              </w:rPr>
              <w:t xml:space="preserve"> (</w:t>
            </w:r>
            <w:r w:rsidRPr="00BF5E38">
              <w:rPr>
                <w:rFonts w:eastAsiaTheme="minorHAnsi"/>
                <w:lang w:eastAsia="en-US"/>
              </w:rPr>
              <w:t>правильный</w:t>
            </w:r>
            <w:r w:rsidRPr="005C5192"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ответ</w:t>
            </w:r>
            <w:r w:rsidRPr="005C5192">
              <w:rPr>
                <w:rFonts w:eastAsiaTheme="minorHAnsi"/>
                <w:lang w:eastAsia="en-US"/>
              </w:rPr>
              <w:t>)</w:t>
            </w:r>
            <w:r w:rsidRPr="005C5192">
              <w:rPr>
                <w:rFonts w:eastAsiaTheme="minorHAnsi"/>
                <w:lang w:eastAsia="en-US"/>
              </w:rPr>
              <w:tab/>
            </w:r>
          </w:p>
          <w:p w14:paraId="28FCFD86" w14:textId="61416323" w:rsidR="00BF5E38" w:rsidRPr="005C5192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d</w:t>
            </w:r>
            <w:r w:rsidRPr="005C5192">
              <w:rPr>
                <w:rFonts w:eastAsiaTheme="minorHAnsi"/>
                <w:lang w:eastAsia="en-US"/>
              </w:rPr>
              <w:t>)</w:t>
            </w:r>
            <w:r w:rsidRPr="005C5192">
              <w:rPr>
                <w:rFonts w:eastAsiaTheme="minorHAnsi"/>
                <w:lang w:eastAsia="en-US"/>
              </w:rPr>
              <w:tab/>
            </w:r>
            <w:r w:rsidRPr="00BF5E38">
              <w:rPr>
                <w:rFonts w:eastAsiaTheme="minorHAnsi"/>
                <w:lang w:val="en-US" w:eastAsia="en-US"/>
              </w:rPr>
              <w:t>RAM</w:t>
            </w:r>
            <w:r w:rsidRPr="005C5192"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val="en-US" w:eastAsia="en-US"/>
              </w:rPr>
              <w:t>Atack</w:t>
            </w:r>
          </w:p>
          <w:p w14:paraId="0C96CCE2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2.</w:t>
            </w:r>
            <w:r w:rsidRPr="00BF5E38">
              <w:rPr>
                <w:rFonts w:eastAsiaTheme="minorHAnsi"/>
                <w:lang w:eastAsia="en-US"/>
              </w:rPr>
              <w:tab/>
              <w:t>Какая из перечисленных аббревиатур не относится к форматам файловой системы:</w:t>
            </w:r>
          </w:p>
          <w:p w14:paraId="058CA74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NTFS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03EAD5B" w14:textId="233363E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FAT</w:t>
            </w:r>
          </w:p>
          <w:p w14:paraId="16FE9EC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MBR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F8D38D3" w14:textId="7FF938A2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EXT3</w:t>
            </w:r>
          </w:p>
          <w:p w14:paraId="77C9DC6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3.</w:t>
            </w:r>
            <w:r w:rsidRPr="00BF5E38">
              <w:rPr>
                <w:rFonts w:eastAsiaTheme="minorHAnsi"/>
                <w:lang w:eastAsia="en-US"/>
              </w:rPr>
              <w:tab/>
              <w:t xml:space="preserve">Как называется атака, заключающаяся в перепрошивке некоторых USB-устройств, с </w:t>
            </w:r>
            <w:r w:rsidRPr="00BF5E38">
              <w:rPr>
                <w:rFonts w:eastAsiaTheme="minorHAnsi"/>
                <w:lang w:eastAsia="en-US"/>
              </w:rPr>
              <w:lastRenderedPageBreak/>
              <w:t>целью заставить устройство имитировать какое-то другое устройство (например флешка, имитирующая клавиатуру):</w:t>
            </w:r>
          </w:p>
          <w:p w14:paraId="1787FD2D" w14:textId="70C36683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BadUSB (правильный ответ)</w:t>
            </w:r>
          </w:p>
          <w:p w14:paraId="16194EE3" w14:textId="411D2E5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USBemul</w:t>
            </w:r>
          </w:p>
          <w:p w14:paraId="79BBBDDA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USBcrack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3F40A7E" w14:textId="57086FF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HackUSB</w:t>
            </w:r>
          </w:p>
          <w:p w14:paraId="24436E2C" w14:textId="10211C0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 xml:space="preserve">4. </w:t>
            </w:r>
            <w:r>
              <w:rPr>
                <w:rFonts w:eastAsiaTheme="minorHAnsi"/>
                <w:lang w:eastAsia="en-US"/>
              </w:rPr>
              <w:t>В</w:t>
            </w:r>
            <w:r w:rsidRPr="00BF5E38">
              <w:rPr>
                <w:rFonts w:eastAsiaTheme="minorHAnsi"/>
                <w:lang w:eastAsia="en-US"/>
              </w:rPr>
              <w:t xml:space="preserve"> чем основное отличие «Быстрого» форматирования от «Полного»?</w:t>
            </w:r>
          </w:p>
          <w:p w14:paraId="5898E52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Быстрое форматирование не влияет на производительность системы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9E66520" w14:textId="613C125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Быстрое форматирование восстанавливает повреждённые секторы диска</w:t>
            </w:r>
          </w:p>
          <w:p w14:paraId="2BE6A2AA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Быстрое форматирование продляет срок службы HDD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26C25FFB" w14:textId="7C9CF16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Быстрое форматирование фактически не удаляет данные с HDD (правильный ответ)</w:t>
            </w:r>
          </w:p>
          <w:p w14:paraId="09E8F47B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5.</w:t>
            </w:r>
            <w:r w:rsidRPr="00BF5E38">
              <w:rPr>
                <w:rFonts w:eastAsiaTheme="minorHAnsi"/>
                <w:lang w:eastAsia="en-US"/>
              </w:rPr>
              <w:tab/>
              <w:t>Возможно ли восстановить удалённые данные с SSD?</w:t>
            </w:r>
          </w:p>
          <w:p w14:paraId="4011C64B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Да. Но только если данные были удалены в операционной системе Windows 7 и выше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8F7D36C" w14:textId="49FB12E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Да. Но только если данные были удалены в операционной системе без поддержки команды TRIM (правильный ответ)</w:t>
            </w:r>
          </w:p>
          <w:p w14:paraId="2EB01F68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Нет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676ADAC" w14:textId="04F10DEE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Да. Но только в течение ограниченного периода времени</w:t>
            </w:r>
          </w:p>
          <w:p w14:paraId="71F19EB6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6.</w:t>
            </w:r>
            <w:r w:rsidRPr="00BF5E38">
              <w:rPr>
                <w:rFonts w:eastAsiaTheme="minorHAnsi"/>
                <w:lang w:eastAsia="en-US"/>
              </w:rPr>
              <w:tab/>
              <w:t>Какой орган отвечает за сертификацию СКЗИ?</w:t>
            </w:r>
          </w:p>
          <w:p w14:paraId="792A7CF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ФСБ России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D62964A" w14:textId="35B1983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ФСТЭК России</w:t>
            </w:r>
          </w:p>
          <w:p w14:paraId="5A50A968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Роскомнадзор 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2A2C7D8F" w14:textId="6E08953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Минкомсвязь России</w:t>
            </w:r>
          </w:p>
          <w:p w14:paraId="07D9A74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7.</w:t>
            </w:r>
            <w:r w:rsidRPr="00BF5E38">
              <w:rPr>
                <w:rFonts w:eastAsiaTheme="minorHAnsi"/>
                <w:lang w:eastAsia="en-US"/>
              </w:rPr>
              <w:tab/>
              <w:t>Какой орган отвечает за сертификацию СЗИ от НСД?</w:t>
            </w:r>
          </w:p>
          <w:p w14:paraId="3ACA60E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ФСБ России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3F2F77B" w14:textId="637FD99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ФСТЭК России (правильный ответ)</w:t>
            </w:r>
          </w:p>
          <w:p w14:paraId="35CB52A8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Роскомнадзор </w:t>
            </w:r>
          </w:p>
          <w:p w14:paraId="5B0CF55C" w14:textId="27BDC21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Минкомсвязь России</w:t>
            </w:r>
          </w:p>
          <w:p w14:paraId="1B2DB5C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8.</w:t>
            </w:r>
            <w:r w:rsidRPr="00BF5E38">
              <w:rPr>
                <w:rFonts w:eastAsiaTheme="minorHAnsi"/>
                <w:lang w:eastAsia="en-US"/>
              </w:rPr>
              <w:tab/>
              <w:t xml:space="preserve">Как называет процедура по выявлению электронных устройств, предназначенных для </w:t>
            </w:r>
            <w:r w:rsidRPr="00BF5E38">
              <w:rPr>
                <w:rFonts w:eastAsiaTheme="minorHAnsi"/>
                <w:lang w:eastAsia="en-US"/>
              </w:rPr>
              <w:lastRenderedPageBreak/>
              <w:t>негласного получения информации в технических средствах?</w:t>
            </w:r>
          </w:p>
          <w:p w14:paraId="215240BB" w14:textId="206F8163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Специальные исследования</w:t>
            </w:r>
          </w:p>
          <w:p w14:paraId="43A411C0" w14:textId="542EC54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Специальная проверка (правильный ответ)</w:t>
            </w:r>
          </w:p>
          <w:p w14:paraId="2ADDF887" w14:textId="403DDDB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Специальное обследование </w:t>
            </w:r>
          </w:p>
          <w:p w14:paraId="34014D88" w14:textId="380615D7" w:rsidR="0070628A" w:rsidRPr="00B24EB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Сертификационные испытания</w:t>
            </w:r>
          </w:p>
        </w:tc>
        <w:tc>
          <w:tcPr>
            <w:tcW w:w="3686" w:type="dxa"/>
          </w:tcPr>
          <w:p w14:paraId="49119331" w14:textId="6B266FCA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957DA6" w:rsidRPr="00491C47" w14:paraId="4D2C72DA" w14:textId="77777777" w:rsidTr="00BF5E38">
        <w:tc>
          <w:tcPr>
            <w:tcW w:w="961" w:type="dxa"/>
          </w:tcPr>
          <w:p w14:paraId="77BB2A3C" w14:textId="1D86298B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3</w:t>
            </w:r>
          </w:p>
        </w:tc>
        <w:tc>
          <w:tcPr>
            <w:tcW w:w="2300" w:type="dxa"/>
          </w:tcPr>
          <w:p w14:paraId="62504791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942" w:type="dxa"/>
          </w:tcPr>
          <w:p w14:paraId="1ACDB95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1.</w:t>
            </w:r>
            <w:r w:rsidRPr="00BF5E38">
              <w:rPr>
                <w:rFonts w:eastAsiaTheme="minorHAnsi"/>
                <w:lang w:eastAsia="en-US"/>
              </w:rPr>
              <w:tab/>
              <w:t>Психологическое манипулирование людьми с целью совершения определенных действий или разглашения конфиденциальной информации – это …</w:t>
            </w:r>
          </w:p>
          <w:p w14:paraId="4FCBDD3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Фишинг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14D0717" w14:textId="712266B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Социальная инженерия (правильный ответ)</w:t>
            </w:r>
          </w:p>
          <w:p w14:paraId="1D73C13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Вишинг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9B95624" w14:textId="5C839D7E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 xml:space="preserve"> Фрикинг</w:t>
            </w:r>
          </w:p>
          <w:p w14:paraId="362A9BA3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2.</w:t>
            </w:r>
            <w:r w:rsidRPr="00BF5E38">
              <w:rPr>
                <w:rFonts w:eastAsiaTheme="minorHAnsi"/>
                <w:lang w:eastAsia="en-US"/>
              </w:rPr>
              <w:tab/>
              <w:t>Вид Интернет – мошенничества, при котором жертву заманивают на поддельный сайт для кражи учетных данных – это …</w:t>
            </w:r>
          </w:p>
          <w:p w14:paraId="4BFACB3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Фишинг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BA1A006" w14:textId="7CC9276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Социальная инженерия </w:t>
            </w:r>
          </w:p>
          <w:p w14:paraId="47AEC44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Вишинг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882B753" w14:textId="4515484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Фрикинг</w:t>
            </w:r>
          </w:p>
          <w:p w14:paraId="29BFC4D8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3.</w:t>
            </w:r>
            <w:r w:rsidRPr="00BF5E38">
              <w:rPr>
                <w:rFonts w:eastAsiaTheme="minorHAnsi"/>
                <w:lang w:eastAsia="en-US"/>
              </w:rPr>
              <w:tab/>
              <w:t>Атака, при которой мошенники, используя телефонную связь под разными предлогами выманивают у держателя платежной карты конфиденциальную информацию или стимулируют к совершению определённых действий со своим карточным счетом, называется …</w:t>
            </w:r>
          </w:p>
          <w:p w14:paraId="5FB31637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Фишинг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CEF5634" w14:textId="16AC011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Социальная инженерия </w:t>
            </w:r>
          </w:p>
          <w:p w14:paraId="5887260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Вишинг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793E428" w14:textId="7655651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Фрикинг</w:t>
            </w:r>
          </w:p>
          <w:p w14:paraId="3FA4A554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4.</w:t>
            </w:r>
            <w:r w:rsidRPr="00BF5E38">
              <w:rPr>
                <w:rFonts w:eastAsiaTheme="minorHAnsi"/>
                <w:lang w:eastAsia="en-US"/>
              </w:rPr>
              <w:tab/>
              <w:t>"Квид про кво" – это атака, в которой злоумышленник…</w:t>
            </w:r>
          </w:p>
          <w:p w14:paraId="3EABA068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подкидывает жертве физический носитель информации с трояном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2A675658" w14:textId="53CB709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выуживает данные по заранее подготовленному сценарию</w:t>
            </w:r>
          </w:p>
          <w:p w14:paraId="77A84ED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собирает информацию из мусора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B565E66" w14:textId="15B9072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создает ситуацию, когда жертва обратиться к нему за помощью (правильный ответ)</w:t>
            </w:r>
          </w:p>
          <w:p w14:paraId="0B702C93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5.</w:t>
            </w:r>
            <w:r w:rsidRPr="00BF5E38">
              <w:rPr>
                <w:rFonts w:eastAsiaTheme="minorHAnsi"/>
                <w:lang w:eastAsia="en-US"/>
              </w:rPr>
              <w:tab/>
              <w:t>"Дорожное яблоко" – это атака, в которой злоумышленник…</w:t>
            </w:r>
          </w:p>
          <w:p w14:paraId="348970C9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подкидывает жертве физический носитель информации с трояном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96ABBBF" w14:textId="0EE64FA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собирает информацию из открытых источников</w:t>
            </w:r>
          </w:p>
          <w:p w14:paraId="2252702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собирает информацию из мусора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A62236E" w14:textId="1D886C8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 xml:space="preserve"> создает ситуацию, когда жертва обратиться к нему за помощью (правильный ответ)</w:t>
            </w:r>
          </w:p>
          <w:p w14:paraId="61F5F32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6.</w:t>
            </w:r>
            <w:r w:rsidRPr="00BF5E38">
              <w:rPr>
                <w:rFonts w:eastAsiaTheme="minorHAnsi"/>
                <w:lang w:eastAsia="en-US"/>
              </w:rPr>
              <w:tab/>
              <w:t>"Претекстинг" – это атака, в которой злоумышленник…</w:t>
            </w:r>
          </w:p>
          <w:p w14:paraId="324FDA21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подкидывает жертве физический носитель информации с трояном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37ED260" w14:textId="4FA61A68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выуживает данные по заранее подготовленному сценарию (правильный ответ)</w:t>
            </w:r>
          </w:p>
          <w:p w14:paraId="2D3EB8A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собирает информацию из мусора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AFF7E42" w14:textId="350BB76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 xml:space="preserve">создает ситуацию, когда жертва обратиться к нему за помощью </w:t>
            </w:r>
          </w:p>
          <w:p w14:paraId="769B84DD" w14:textId="2BDE599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7.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Самовоспроизводящийся программный код, который внедряется в установленные программы без согласия пользователя – это …</w:t>
            </w:r>
          </w:p>
          <w:p w14:paraId="5471315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 Вирус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744F8C9" w14:textId="0C20769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Бэкдор</w:t>
            </w:r>
          </w:p>
          <w:p w14:paraId="25A30DA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Троян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5A17985" w14:textId="4C92C13A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Руткит</w:t>
            </w:r>
          </w:p>
          <w:p w14:paraId="5EBFCA7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8.</w:t>
            </w:r>
            <w:r w:rsidRPr="00BF5E38">
              <w:rPr>
                <w:rFonts w:eastAsiaTheme="minorHAnsi"/>
                <w:lang w:eastAsia="en-US"/>
              </w:rPr>
              <w:tab/>
              <w:t>Приложение, которое позволяет честному системному администратору или злобному злоумышленнику управлять вашим компьютером на расстоянии– это …</w:t>
            </w:r>
          </w:p>
          <w:p w14:paraId="21E9FD70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Вирус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EC8222E" w14:textId="7B4F07C5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Бэкдор (правильный ответ)</w:t>
            </w:r>
          </w:p>
          <w:p w14:paraId="7E0450A0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 xml:space="preserve"> Троян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EBAF18D" w14:textId="5CAF4FBC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Руткит</w:t>
            </w:r>
          </w:p>
          <w:p w14:paraId="34D173E8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9.</w:t>
            </w:r>
            <w:r w:rsidRPr="00BF5E38">
              <w:rPr>
                <w:rFonts w:eastAsiaTheme="minorHAnsi"/>
                <w:lang w:eastAsia="en-US"/>
              </w:rPr>
              <w:tab/>
              <w:t xml:space="preserve">Вредоносная программа, проникающая в компьютер под </w:t>
            </w:r>
            <w:r w:rsidRPr="00BF5E38">
              <w:rPr>
                <w:rFonts w:eastAsiaTheme="minorHAnsi"/>
                <w:lang w:eastAsia="en-US"/>
              </w:rPr>
              <w:lastRenderedPageBreak/>
              <w:t>видом легитимного программного обеспечения – это …</w:t>
            </w:r>
          </w:p>
          <w:p w14:paraId="457E859B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Вирус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2586245" w14:textId="06960D0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Бэкдор</w:t>
            </w:r>
          </w:p>
          <w:p w14:paraId="076AC06F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Троян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E911D5D" w14:textId="75BFDDD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Руткит</w:t>
            </w:r>
          </w:p>
          <w:p w14:paraId="20208594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10.</w:t>
            </w:r>
            <w:r w:rsidRPr="00BF5E38">
              <w:rPr>
                <w:rFonts w:eastAsiaTheme="minorHAnsi"/>
                <w:lang w:eastAsia="en-US"/>
              </w:rPr>
              <w:tab/>
              <w:t>Вредоносная программа, проникающая в компьютер под видом легитимного программного обеспечения – это …</w:t>
            </w:r>
          </w:p>
          <w:p w14:paraId="33F374C6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Вирус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AB13DEF" w14:textId="256522C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Бэкдор</w:t>
            </w:r>
          </w:p>
          <w:p w14:paraId="58B803AE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Троян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02374C80" w14:textId="699434F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Руткит</w:t>
            </w:r>
          </w:p>
          <w:p w14:paraId="1E7E8672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11.</w:t>
            </w:r>
            <w:r w:rsidRPr="00BF5E38">
              <w:rPr>
                <w:rFonts w:eastAsiaTheme="minorHAnsi"/>
                <w:lang w:eastAsia="en-US"/>
              </w:rPr>
              <w:tab/>
              <w:t>Кейлогер – это …</w:t>
            </w:r>
          </w:p>
          <w:p w14:paraId="0364E69C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6F882E1" w14:textId="267220E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 программное обеспечение или аппаратное устройство, регистрирующее различные действия пользователя (правильный ответ)</w:t>
            </w:r>
          </w:p>
          <w:p w14:paraId="6E64E0C3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программное обеспечение, показывающее рекламу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640E0C4" w14:textId="77B1839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  <w:p w14:paraId="41FBAACD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12.</w:t>
            </w:r>
            <w:r w:rsidRPr="00BF5E38">
              <w:rPr>
                <w:rFonts w:eastAsiaTheme="minorHAnsi"/>
                <w:lang w:eastAsia="en-US"/>
              </w:rPr>
              <w:tab/>
              <w:t>Эксплоит – это …</w:t>
            </w:r>
          </w:p>
          <w:p w14:paraId="0230269D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 пользователя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1C1DD99" w14:textId="0C45FB4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программное обеспечение или аппаратное устройство, </w:t>
            </w:r>
            <w:r w:rsidRPr="00BF5E38">
              <w:rPr>
                <w:rFonts w:eastAsiaTheme="minorHAnsi"/>
                <w:lang w:eastAsia="en-US"/>
              </w:rPr>
              <w:lastRenderedPageBreak/>
              <w:t xml:space="preserve">регистрирующее различные действия </w:t>
            </w:r>
          </w:p>
          <w:p w14:paraId="655F1105" w14:textId="73C4922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программное обеспечение, показывающее рекламу</w:t>
            </w:r>
          </w:p>
          <w:p w14:paraId="6B5F7CCB" w14:textId="575BCC1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  <w:p w14:paraId="49436F55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13.</w:t>
            </w:r>
            <w:r w:rsidRPr="00BF5E38">
              <w:rPr>
                <w:rFonts w:eastAsiaTheme="minorHAnsi"/>
                <w:lang w:eastAsia="en-US"/>
              </w:rPr>
              <w:tab/>
              <w:t>Руткит – это …</w:t>
            </w:r>
          </w:p>
          <w:p w14:paraId="2DD966A1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 пользователя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F07903D" w14:textId="0843097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 xml:space="preserve">программное обеспечение или аппаратное устройство, регистрирующее различные действия </w:t>
            </w:r>
          </w:p>
          <w:p w14:paraId="40356407" w14:textId="789E465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программное обеспечение, показывающее рекламу</w:t>
            </w:r>
          </w:p>
          <w:p w14:paraId="3CD6649C" w14:textId="5B4B41A6" w:rsidR="0070628A" w:rsidRPr="00B24EB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</w:tc>
        <w:tc>
          <w:tcPr>
            <w:tcW w:w="3686" w:type="dxa"/>
          </w:tcPr>
          <w:p w14:paraId="48D9234F" w14:textId="46530A75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957DA6" w:rsidRPr="00491C47" w14:paraId="355A6ED9" w14:textId="77777777" w:rsidTr="00BF5E38">
        <w:tc>
          <w:tcPr>
            <w:tcW w:w="961" w:type="dxa"/>
          </w:tcPr>
          <w:p w14:paraId="3D3EF747" w14:textId="5EBF18BD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4</w:t>
            </w:r>
          </w:p>
        </w:tc>
        <w:tc>
          <w:tcPr>
            <w:tcW w:w="2300" w:type="dxa"/>
          </w:tcPr>
          <w:p w14:paraId="33A12FB7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942" w:type="dxa"/>
          </w:tcPr>
          <w:p w14:paraId="162BE70C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1.</w:t>
            </w:r>
            <w:r w:rsidRPr="00BF5E38">
              <w:rPr>
                <w:rFonts w:eastAsiaTheme="minorHAnsi"/>
                <w:lang w:eastAsia="en-US"/>
              </w:rPr>
              <w:tab/>
              <w:t>Какое действие выполняет команда «man ls»:</w:t>
            </w:r>
          </w:p>
          <w:p w14:paraId="608B0A4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Выводит список файлов в текущей директории</w:t>
            </w:r>
          </w:p>
          <w:p w14:paraId="2D4B6B23" w14:textId="3CE60CEF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Запускает приложение ls от имени администратора</w:t>
            </w:r>
          </w:p>
          <w:p w14:paraId="1106D644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Выводит инструкцию по использованию приложения ls(правильный ответ)</w:t>
            </w:r>
          </w:p>
          <w:p w14:paraId="30AF1476" w14:textId="524C12A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Удалят файл ls в текущей директории</w:t>
            </w:r>
          </w:p>
          <w:p w14:paraId="47B0C29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1.</w:t>
            </w:r>
            <w:r w:rsidRPr="00BF5E38">
              <w:rPr>
                <w:rFonts w:eastAsiaTheme="minorHAnsi"/>
                <w:lang w:eastAsia="en-US"/>
              </w:rPr>
              <w:tab/>
              <w:t>Какая команда запускает приложение от имени суперпользователя?</w:t>
            </w:r>
          </w:p>
          <w:p w14:paraId="6B9E7BA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Sudo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325FEE2" w14:textId="4E569BA9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ps</w:t>
            </w:r>
          </w:p>
          <w:p w14:paraId="418D1502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c)</w:t>
            </w:r>
            <w:r w:rsidRPr="00BF5E38">
              <w:rPr>
                <w:rFonts w:eastAsiaTheme="minorHAnsi"/>
                <w:lang w:eastAsia="en-US"/>
              </w:rPr>
              <w:tab/>
              <w:t>pwd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47F57C3" w14:textId="47C122A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echo</w:t>
            </w:r>
          </w:p>
          <w:p w14:paraId="3456AEA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2.</w:t>
            </w:r>
            <w:r w:rsidRPr="00BF5E38">
              <w:rPr>
                <w:rFonts w:eastAsiaTheme="minorHAnsi"/>
                <w:lang w:eastAsia="en-US"/>
              </w:rPr>
              <w:tab/>
              <w:t>Чего не хватает для успешного выполнения команды «cp /tmp/file.txt»?</w:t>
            </w:r>
          </w:p>
          <w:p w14:paraId="2DB9F883" w14:textId="77777777" w:rsid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Команда должна запускаться от имени суперпользователя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C771C33" w14:textId="5C6BC6E4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Не указан путь и имя файла для создания копии файла (правильный ответ)</w:t>
            </w:r>
          </w:p>
          <w:p w14:paraId="0CD8A2CA" w14:textId="4B738D8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В конце строки должен стоять символ «;»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6DE9CB4A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3.</w:t>
            </w:r>
            <w:r w:rsidRPr="00BF5E38">
              <w:rPr>
                <w:rFonts w:eastAsiaTheme="minorHAnsi"/>
                <w:lang w:eastAsia="en-US"/>
              </w:rPr>
              <w:tab/>
              <w:t>Специальный идентификатор пользователя, позволяющий запускать файл от имени владельца файла</w:t>
            </w:r>
          </w:p>
          <w:p w14:paraId="12C2535B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a)</w:t>
            </w:r>
            <w:r w:rsidRPr="00BF5E38">
              <w:rPr>
                <w:rFonts w:eastAsiaTheme="minorHAnsi"/>
                <w:lang w:val="en-US" w:eastAsia="en-US"/>
              </w:rPr>
              <w:tab/>
              <w:t>SGID</w:t>
            </w:r>
            <w:r w:rsidRPr="00BF5E38">
              <w:rPr>
                <w:rFonts w:eastAsiaTheme="minorHAnsi"/>
                <w:lang w:val="en-US" w:eastAsia="en-US"/>
              </w:rPr>
              <w:tab/>
            </w:r>
          </w:p>
          <w:p w14:paraId="3D28CC28" w14:textId="2B19AB0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b)</w:t>
            </w:r>
            <w:r w:rsidRPr="00BF5E38">
              <w:rPr>
                <w:rFonts w:eastAsiaTheme="minorHAnsi"/>
                <w:lang w:val="en-US" w:eastAsia="en-US"/>
              </w:rPr>
              <w:tab/>
              <w:t>Sticky BIT</w:t>
            </w:r>
          </w:p>
          <w:p w14:paraId="7C84549A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c)</w:t>
            </w:r>
            <w:r w:rsidRPr="00BF5E38">
              <w:rPr>
                <w:rFonts w:eastAsiaTheme="minorHAnsi"/>
                <w:lang w:val="en-US" w:eastAsia="en-US"/>
              </w:rPr>
              <w:tab/>
              <w:t>SUID (</w:t>
            </w:r>
            <w:r w:rsidRPr="00BF5E38">
              <w:rPr>
                <w:rFonts w:eastAsiaTheme="minorHAnsi"/>
                <w:lang w:eastAsia="en-US"/>
              </w:rPr>
              <w:t>правильный</w:t>
            </w:r>
            <w:r w:rsidRPr="00BF5E38">
              <w:rPr>
                <w:rFonts w:eastAsiaTheme="minorHAnsi"/>
                <w:lang w:val="en-US"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ответ</w:t>
            </w:r>
            <w:r w:rsidRPr="00BF5E38">
              <w:rPr>
                <w:rFonts w:eastAsiaTheme="minorHAnsi"/>
                <w:lang w:val="en-US" w:eastAsia="en-US"/>
              </w:rPr>
              <w:t>)</w:t>
            </w:r>
            <w:r w:rsidRPr="00BF5E38">
              <w:rPr>
                <w:rFonts w:eastAsiaTheme="minorHAnsi"/>
                <w:lang w:val="en-US" w:eastAsia="en-US"/>
              </w:rPr>
              <w:tab/>
            </w:r>
          </w:p>
          <w:p w14:paraId="612CFCE9" w14:textId="4404858D" w:rsidR="00BF5E38" w:rsidRPr="005C5192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d</w:t>
            </w:r>
            <w:r w:rsidRPr="005C5192">
              <w:rPr>
                <w:rFonts w:eastAsiaTheme="minorHAnsi"/>
                <w:lang w:eastAsia="en-US"/>
              </w:rPr>
              <w:t>)</w:t>
            </w:r>
            <w:r w:rsidRPr="005C5192">
              <w:rPr>
                <w:rFonts w:eastAsiaTheme="minorHAnsi"/>
                <w:lang w:eastAsia="en-US"/>
              </w:rPr>
              <w:tab/>
            </w:r>
            <w:r w:rsidRPr="00BF5E38">
              <w:rPr>
                <w:rFonts w:eastAsiaTheme="minorHAnsi"/>
                <w:lang w:val="en-US" w:eastAsia="en-US"/>
              </w:rPr>
              <w:t>OUID</w:t>
            </w:r>
          </w:p>
          <w:p w14:paraId="15EF6371" w14:textId="77777777" w:rsidR="00BF5E38" w:rsidRPr="005C5192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  <w:p w14:paraId="1BC6B600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4.</w:t>
            </w:r>
            <w:r w:rsidRPr="00BF5E38">
              <w:rPr>
                <w:rFonts w:eastAsiaTheme="minorHAnsi"/>
                <w:lang w:eastAsia="en-US"/>
              </w:rPr>
              <w:tab/>
              <w:t>Посмотрите на скриншот. Где допущена ошибка?</w:t>
            </w:r>
          </w:p>
          <w:p w14:paraId="3140F092" w14:textId="2B09EC48" w:rsidR="00BF5E38" w:rsidRPr="00BF5E38" w:rsidRDefault="00957DA6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D60C51">
              <w:rPr>
                <w:noProof/>
              </w:rPr>
              <w:drawing>
                <wp:inline distT="0" distB="0" distL="0" distR="0" wp14:anchorId="661E64D7" wp14:editId="0A8CCF3A">
                  <wp:extent cx="2469131" cy="1307188"/>
                  <wp:effectExtent l="0" t="0" r="762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6155" t="37028" r="36457" b="37552"/>
                          <a:stretch/>
                        </pic:blipFill>
                        <pic:spPr bwMode="auto">
                          <a:xfrm>
                            <a:off x="0" y="0"/>
                            <a:ext cx="2502273" cy="1324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5AEF1B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Отсутствует сетевое подключение</w:t>
            </w:r>
          </w:p>
          <w:p w14:paraId="2359F153" w14:textId="71273CF8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Нет прав на запуск netcat</w:t>
            </w:r>
          </w:p>
          <w:p w14:paraId="3A6534EA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На сервере не указан параметр «с», определяющий номер порта для соединения (верхнее окно)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285CA722" w14:textId="56F68F2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 клиенте не указан параметр «с», определяющий номер порта для соединения, (нижнее окно)</w:t>
            </w:r>
          </w:p>
          <w:p w14:paraId="05848B70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5.</w:t>
            </w:r>
            <w:r w:rsidRPr="00BF5E38">
              <w:rPr>
                <w:rFonts w:eastAsiaTheme="minorHAnsi"/>
                <w:lang w:eastAsia="en-US"/>
              </w:rPr>
              <w:tab/>
              <w:t>На хосте А запущена команда nc -l -p 3333 &gt; fileA.txt. На хосте В запущена команда cat fileB.txt | nc -q 0 &lt;hostA_ip&gt; 3333. Что произойдёт при завершении работы данных команд?</w:t>
            </w:r>
          </w:p>
          <w:p w14:paraId="732B8EFC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lastRenderedPageBreak/>
              <w:t>a)</w:t>
            </w:r>
            <w:r w:rsidRPr="00BF5E38">
              <w:rPr>
                <w:rFonts w:eastAsiaTheme="minorHAnsi"/>
                <w:lang w:eastAsia="en-US"/>
              </w:rPr>
              <w:tab/>
              <w:t>C хоста А на хост В будет передан файл fileA.txt с именем fileB.txt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48E5F11F" w14:textId="57ABC182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Все команды, введенные в терминальном окне, на хосте В будут записаны на хосте А в файл fileA.txt</w:t>
            </w:r>
          </w:p>
          <w:p w14:paraId="0C025305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На хосте А и хосте В будут созданы два пустых файла fileA.txt и fileB.txt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8601D43" w14:textId="691955E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На хост А будет передано содержимое файла fileB.txt и записано в файл fileA.txt(правильный ответ)</w:t>
            </w:r>
          </w:p>
          <w:p w14:paraId="5A4F5580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6.</w:t>
            </w:r>
            <w:r w:rsidRPr="00BF5E38">
              <w:rPr>
                <w:rFonts w:eastAsiaTheme="minorHAnsi"/>
                <w:lang w:eastAsia="en-US"/>
              </w:rPr>
              <w:tab/>
              <w:t>Для чего может быть использовано приложение NMAP</w:t>
            </w:r>
          </w:p>
          <w:p w14:paraId="02D60203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Для поиска уязвимостей на атакуемом хосте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308FF840" w14:textId="5037AC33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Для сканирования хоста на наличие открытых портов для соединения (правильный ответ)</w:t>
            </w:r>
          </w:p>
          <w:p w14:paraId="1BDDB788" w14:textId="4BDEB604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Для поиска возможных учетных записей для доступа к хосту</w:t>
            </w:r>
          </w:p>
          <w:p w14:paraId="39BD4D6D" w14:textId="39F9920B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Для перебора паролей</w:t>
            </w:r>
          </w:p>
          <w:p w14:paraId="2E501AA7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7.</w:t>
            </w:r>
            <w:r w:rsidRPr="00BF5E38">
              <w:rPr>
                <w:rFonts w:eastAsiaTheme="minorHAnsi"/>
                <w:lang w:eastAsia="en-US"/>
              </w:rPr>
              <w:tab/>
              <w:t>Что такое Бэкдор?</w:t>
            </w:r>
          </w:p>
          <w:p w14:paraId="7B09CF5F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>Специально созданный механизм, позволяющий получить несанкционированный доступ к скомпрометированной операционной системе (правильный ответ)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521B3A28" w14:textId="23D69B2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Исправление программного обеспечения, которое закрывает определенную уязвимость операционной системы</w:t>
            </w:r>
          </w:p>
          <w:p w14:paraId="47C39981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Механизм восстановления удаленных злоумышленником данных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2CBE07B" w14:textId="36647AA0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Механизм, позволяющий восстановить утерянный логин и пароль</w:t>
            </w:r>
          </w:p>
          <w:p w14:paraId="326F963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8.</w:t>
            </w:r>
            <w:r w:rsidRPr="00BF5E38">
              <w:rPr>
                <w:rFonts w:eastAsiaTheme="minorHAnsi"/>
                <w:lang w:eastAsia="en-US"/>
              </w:rPr>
              <w:tab/>
              <w:t>Назовите основное отличие IDS и IPS</w:t>
            </w:r>
          </w:p>
          <w:p w14:paraId="2476BF17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a)</w:t>
            </w:r>
            <w:r w:rsidRPr="00BF5E38">
              <w:rPr>
                <w:rFonts w:eastAsiaTheme="minorHAnsi"/>
                <w:lang w:eastAsia="en-US"/>
              </w:rPr>
              <w:tab/>
              <w:t xml:space="preserve">Нет отличий 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7DE38DE7" w14:textId="35E4C56D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b)</w:t>
            </w:r>
            <w:r w:rsidRPr="00BF5E38">
              <w:rPr>
                <w:rFonts w:eastAsiaTheme="minorHAnsi"/>
                <w:lang w:eastAsia="en-US"/>
              </w:rPr>
              <w:tab/>
              <w:t>IPS не может быть включен в разрыв защищаемой сети.</w:t>
            </w:r>
          </w:p>
          <w:p w14:paraId="25C0E2C8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c)</w:t>
            </w:r>
            <w:r w:rsidRPr="00BF5E38">
              <w:rPr>
                <w:rFonts w:eastAsiaTheme="minorHAnsi"/>
                <w:lang w:eastAsia="en-US"/>
              </w:rPr>
              <w:tab/>
              <w:t>IDS сертифицируется ФСТЭК России, а IPS – ФСБ России</w:t>
            </w:r>
            <w:r w:rsidRPr="00BF5E38">
              <w:rPr>
                <w:rFonts w:eastAsiaTheme="minorHAnsi"/>
                <w:lang w:eastAsia="en-US"/>
              </w:rPr>
              <w:tab/>
            </w:r>
          </w:p>
          <w:p w14:paraId="17B9C4D2" w14:textId="36BA5761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 xml:space="preserve">IDS только фиксирует наличие атаки, а IPS блокирует </w:t>
            </w:r>
            <w:r w:rsidRPr="00BF5E38">
              <w:rPr>
                <w:rFonts w:eastAsiaTheme="minorHAnsi"/>
                <w:lang w:eastAsia="en-US"/>
              </w:rPr>
              <w:lastRenderedPageBreak/>
              <w:t>сетевой трафик с атакующего хоста (правильный ответ)</w:t>
            </w:r>
          </w:p>
          <w:p w14:paraId="4CC067EE" w14:textId="77777777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9.</w:t>
            </w:r>
            <w:r w:rsidRPr="00BF5E38">
              <w:rPr>
                <w:rFonts w:eastAsiaTheme="minorHAnsi"/>
                <w:lang w:eastAsia="en-US"/>
              </w:rPr>
              <w:tab/>
              <w:t>Какое решение позволяет выполнять фильтрацию трафика прикладного уровня, направленного на использование уязвимостей веб-серверов и приложений?</w:t>
            </w:r>
          </w:p>
          <w:p w14:paraId="7B68355C" w14:textId="77777777" w:rsidR="00957DA6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a)</w:t>
            </w:r>
            <w:r w:rsidRPr="00BF5E38">
              <w:rPr>
                <w:rFonts w:eastAsiaTheme="minorHAnsi"/>
                <w:lang w:val="en-US" w:eastAsia="en-US"/>
              </w:rPr>
              <w:tab/>
              <w:t>Web Application Firewall (</w:t>
            </w:r>
            <w:r w:rsidRPr="00BF5E38">
              <w:rPr>
                <w:rFonts w:eastAsiaTheme="minorHAnsi"/>
                <w:lang w:eastAsia="en-US"/>
              </w:rPr>
              <w:t>правильный</w:t>
            </w:r>
            <w:r w:rsidRPr="00BF5E38">
              <w:rPr>
                <w:rFonts w:eastAsiaTheme="minorHAnsi"/>
                <w:lang w:val="en-US"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ответ</w:t>
            </w:r>
            <w:r w:rsidRPr="00BF5E38">
              <w:rPr>
                <w:rFonts w:eastAsiaTheme="minorHAnsi"/>
                <w:lang w:val="en-US" w:eastAsia="en-US"/>
              </w:rPr>
              <w:t>)</w:t>
            </w:r>
            <w:r w:rsidRPr="00BF5E38">
              <w:rPr>
                <w:rFonts w:eastAsiaTheme="minorHAnsi"/>
                <w:lang w:val="en-US" w:eastAsia="en-US"/>
              </w:rPr>
              <w:tab/>
            </w:r>
          </w:p>
          <w:p w14:paraId="0C6005C8" w14:textId="73C8DA36" w:rsidR="00BF5E38" w:rsidRPr="00BF5E38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BF5E38">
              <w:rPr>
                <w:rFonts w:eastAsiaTheme="minorHAnsi"/>
                <w:lang w:val="en-US" w:eastAsia="en-US"/>
              </w:rPr>
              <w:t>b)</w:t>
            </w:r>
            <w:r w:rsidRPr="00BF5E38">
              <w:rPr>
                <w:rFonts w:eastAsiaTheme="minorHAnsi"/>
                <w:lang w:val="en-US" w:eastAsia="en-US"/>
              </w:rPr>
              <w:tab/>
              <w:t>Intrusion Prevention System.</w:t>
            </w:r>
          </w:p>
          <w:p w14:paraId="4DD3606C" w14:textId="77777777" w:rsidR="00957DA6" w:rsidRPr="005C5192" w:rsidRDefault="00BF5E38" w:rsidP="00BF5E38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5C5192">
              <w:rPr>
                <w:rFonts w:eastAsiaTheme="minorHAnsi"/>
                <w:lang w:val="en-US" w:eastAsia="en-US"/>
              </w:rPr>
              <w:t>c)</w:t>
            </w:r>
            <w:r w:rsidRPr="005C5192">
              <w:rPr>
                <w:rFonts w:eastAsiaTheme="minorHAnsi"/>
                <w:lang w:val="en-US" w:eastAsia="en-US"/>
              </w:rPr>
              <w:tab/>
            </w:r>
            <w:r w:rsidRPr="00BF5E38">
              <w:rPr>
                <w:rFonts w:eastAsiaTheme="minorHAnsi"/>
                <w:lang w:eastAsia="en-US"/>
              </w:rPr>
              <w:t>Межсетевой</w:t>
            </w:r>
            <w:r w:rsidRPr="005C5192">
              <w:rPr>
                <w:rFonts w:eastAsiaTheme="minorHAnsi"/>
                <w:lang w:val="en-US" w:eastAsia="en-US"/>
              </w:rPr>
              <w:t xml:space="preserve"> </w:t>
            </w:r>
            <w:r w:rsidRPr="00BF5E38">
              <w:rPr>
                <w:rFonts w:eastAsiaTheme="minorHAnsi"/>
                <w:lang w:eastAsia="en-US"/>
              </w:rPr>
              <w:t>экран</w:t>
            </w:r>
            <w:r w:rsidRPr="005C5192">
              <w:rPr>
                <w:rFonts w:eastAsiaTheme="minorHAnsi"/>
                <w:lang w:val="en-US" w:eastAsia="en-US"/>
              </w:rPr>
              <w:tab/>
            </w:r>
          </w:p>
          <w:p w14:paraId="49B05FEA" w14:textId="67D4126A" w:rsidR="0070628A" w:rsidRPr="00B24EB6" w:rsidRDefault="00BF5E38" w:rsidP="00BF5E38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F5E38">
              <w:rPr>
                <w:rFonts w:eastAsiaTheme="minorHAnsi"/>
                <w:lang w:eastAsia="en-US"/>
              </w:rPr>
              <w:t>d)</w:t>
            </w:r>
            <w:r w:rsidRPr="00BF5E38">
              <w:rPr>
                <w:rFonts w:eastAsiaTheme="minorHAnsi"/>
                <w:lang w:eastAsia="en-US"/>
              </w:rPr>
              <w:tab/>
              <w:t>Антивирусное программное обеспечение</w:t>
            </w:r>
          </w:p>
        </w:tc>
        <w:tc>
          <w:tcPr>
            <w:tcW w:w="3686" w:type="dxa"/>
          </w:tcPr>
          <w:p w14:paraId="0219DDB1" w14:textId="7AC50AB5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</w:tr>
      <w:tr w:rsidR="00957DA6" w:rsidRPr="00491C47" w14:paraId="0599436E" w14:textId="77777777" w:rsidTr="00BF5E38">
        <w:tc>
          <w:tcPr>
            <w:tcW w:w="961" w:type="dxa"/>
          </w:tcPr>
          <w:p w14:paraId="695B405E" w14:textId="64219038" w:rsidR="0070628A" w:rsidRPr="00B24EB6" w:rsidRDefault="00BF5E3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lastRenderedPageBreak/>
              <w:t>5</w:t>
            </w:r>
          </w:p>
        </w:tc>
        <w:tc>
          <w:tcPr>
            <w:tcW w:w="2300" w:type="dxa"/>
          </w:tcPr>
          <w:p w14:paraId="6CC13634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1942" w:type="dxa"/>
          </w:tcPr>
          <w:p w14:paraId="4B4963D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3686" w:type="dxa"/>
          </w:tcPr>
          <w:p w14:paraId="7CA3E2A0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1.</w:t>
            </w:r>
            <w:r w:rsidRPr="00957DA6">
              <w:rPr>
                <w:rFonts w:eastAsiaTheme="minorHAnsi"/>
                <w:lang w:eastAsia="en-US"/>
              </w:rPr>
              <w:tab/>
              <w:t>Сколько существует уровней защищенности персональных данных?</w:t>
            </w:r>
          </w:p>
          <w:p w14:paraId="557FEB60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 xml:space="preserve">Один </w:t>
            </w:r>
          </w:p>
          <w:p w14:paraId="3639FC6D" w14:textId="6950A2BC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Два</w:t>
            </w:r>
          </w:p>
          <w:p w14:paraId="66146AF4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Три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2F5E93B5" w14:textId="140D5D60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d)Четыре(правильный ответ)</w:t>
            </w:r>
          </w:p>
          <w:p w14:paraId="5A55508F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2.</w:t>
            </w:r>
            <w:r w:rsidRPr="00957DA6">
              <w:rPr>
                <w:rFonts w:eastAsiaTheme="minorHAnsi"/>
                <w:lang w:eastAsia="en-US"/>
              </w:rPr>
              <w:tab/>
              <w:t>Сколько существует классов защищенности государственных информационных систем?</w:t>
            </w:r>
          </w:p>
          <w:p w14:paraId="7B47AFBD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 xml:space="preserve">Один 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16005492" w14:textId="5FC3F2D5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Два</w:t>
            </w:r>
          </w:p>
          <w:p w14:paraId="642E5D26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Три 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48CBD32D" w14:textId="61B878FB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Четыре</w:t>
            </w:r>
          </w:p>
          <w:p w14:paraId="4E7149D3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3.</w:t>
            </w:r>
            <w:r w:rsidRPr="00957DA6">
              <w:rPr>
                <w:rFonts w:eastAsiaTheme="minorHAnsi"/>
                <w:lang w:eastAsia="en-US"/>
              </w:rPr>
              <w:tab/>
              <w:t>На основании какого документа проводится определение необходимого уровня защищенности ПДн?</w:t>
            </w:r>
          </w:p>
          <w:p w14:paraId="718E7065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ФЗ от 27.07.2006 № 152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6B2A13BE" w14:textId="7D0630E3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Постановление Правительства РФ от 01.11.2012 № 1119 (правильный ответ)</w:t>
            </w:r>
          </w:p>
          <w:p w14:paraId="48445609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 xml:space="preserve">Приказ ФСТЭК России от </w:t>
            </w:r>
          </w:p>
          <w:p w14:paraId="3FDF8EF6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11 февраля 2013 г. № 17</w:t>
            </w:r>
          </w:p>
          <w:p w14:paraId="666F8B27" w14:textId="7E7C3C45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lastRenderedPageBreak/>
              <w:t>d)</w:t>
            </w:r>
            <w:r w:rsidRPr="00957DA6">
              <w:rPr>
                <w:rFonts w:eastAsiaTheme="minorHAnsi"/>
                <w:lang w:eastAsia="en-US"/>
              </w:rPr>
              <w:tab/>
              <w:t>Приказ ФСТЭК России от 18.02.2013 № 21</w:t>
            </w:r>
          </w:p>
          <w:p w14:paraId="603A3B0C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4.</w:t>
            </w:r>
            <w:r w:rsidRPr="00957DA6">
              <w:rPr>
                <w:rFonts w:eastAsiaTheme="minorHAnsi"/>
                <w:lang w:eastAsia="en-US"/>
              </w:rPr>
              <w:tab/>
              <w:t>На какой срок выдаётся Аттестат соответствия требованиям безопасности информации для ГИС?</w:t>
            </w:r>
          </w:p>
          <w:p w14:paraId="33CED133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На весь срок эксплуатации информационной системы(правильный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34F82589" w14:textId="7F211926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На 3 года</w:t>
            </w:r>
          </w:p>
          <w:p w14:paraId="46046872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На 5 лет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4C470515" w14:textId="3227B41B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На 1 год</w:t>
            </w:r>
          </w:p>
          <w:p w14:paraId="5B9AC9CC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5.</w:t>
            </w:r>
            <w:r w:rsidRPr="00957DA6">
              <w:rPr>
                <w:rFonts w:eastAsiaTheme="minorHAnsi"/>
                <w:lang w:eastAsia="en-US"/>
              </w:rPr>
              <w:tab/>
              <w:t>Для обеспечения максимальной надежности при удалении информации с жёсткого магнитного диска, без использования средств защиты информации, каким методом стоит воспользоваться?</w:t>
            </w:r>
          </w:p>
          <w:p w14:paraId="70400C80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Полное форматирование жёсткого диска 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5C3C88C6" w14:textId="38354FB8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Быстрое форматирование жёсткого диска</w:t>
            </w:r>
          </w:p>
          <w:p w14:paraId="195802D4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Очистка корзины после удаления информации</w:t>
            </w:r>
          </w:p>
          <w:p w14:paraId="70ADE8D3" w14:textId="17B8BC6B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Перезагрузка операционной системы для очистки остаточной информации, хранящейся в оперативной памяти</w:t>
            </w:r>
          </w:p>
          <w:p w14:paraId="5AC9D16D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6.</w:t>
            </w:r>
            <w:r w:rsidRPr="00957DA6">
              <w:rPr>
                <w:rFonts w:eastAsiaTheme="minorHAnsi"/>
                <w:lang w:eastAsia="en-US"/>
              </w:rPr>
              <w:tab/>
              <w:t xml:space="preserve">Какой из накопителей информации использует метод TRIM для очистки высвобождаемой </w:t>
            </w:r>
            <w:r w:rsidRPr="00957DA6">
              <w:rPr>
                <w:rFonts w:eastAsiaTheme="minorHAnsi"/>
                <w:lang w:eastAsia="en-US"/>
              </w:rPr>
              <w:lastRenderedPageBreak/>
              <w:t>памяти при удалении файлов?</w:t>
            </w:r>
          </w:p>
          <w:p w14:paraId="02830AE4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SD карты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0B74164C" w14:textId="25211DDA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USB-Flash накопители</w:t>
            </w:r>
          </w:p>
          <w:p w14:paraId="1E40D789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HDD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21FFA5C7" w14:textId="004959BA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SSD (правильный ответ)</w:t>
            </w:r>
          </w:p>
          <w:p w14:paraId="6787993C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7.</w:t>
            </w:r>
            <w:r w:rsidRPr="00957DA6">
              <w:rPr>
                <w:rFonts w:eastAsiaTheme="minorHAnsi"/>
                <w:lang w:eastAsia="en-US"/>
              </w:rPr>
              <w:tab/>
              <w:t>Программное обеспечение или аппаратное устройство, регистрирующее различные действия пользователя?</w:t>
            </w:r>
          </w:p>
          <w:p w14:paraId="72A785D8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Руткит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580E79BF" w14:textId="38997843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Троян</w:t>
            </w:r>
          </w:p>
          <w:p w14:paraId="1FD05EF7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Бэкдор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07A3CE5A" w14:textId="667DB9AF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d)Кейлоггер(правильный ответ)</w:t>
            </w:r>
          </w:p>
          <w:p w14:paraId="322FF889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8.</w:t>
            </w:r>
            <w:r w:rsidRPr="00957DA6">
              <w:rPr>
                <w:rFonts w:eastAsiaTheme="minorHAnsi"/>
                <w:lang w:eastAsia="en-US"/>
              </w:rPr>
              <w:tab/>
              <w:t>Как называется вид атаки, при которой пользователю отправляют ссылку на поддельный сайт, визуально похожий на оригинал, с целью получения его логина и пароля?</w:t>
            </w:r>
          </w:p>
          <w:p w14:paraId="4DD90E70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Фишинг 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755E6F31" w14:textId="63A1B63C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Вишинг</w:t>
            </w:r>
          </w:p>
          <w:p w14:paraId="2B2EAAAA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Квид про Кво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23F2B5A2" w14:textId="1CCFAF1D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Претекстинг</w:t>
            </w:r>
          </w:p>
          <w:p w14:paraId="312ECF56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9.</w:t>
            </w:r>
            <w:r w:rsidRPr="00957DA6">
              <w:rPr>
                <w:rFonts w:eastAsiaTheme="minorHAnsi"/>
                <w:lang w:eastAsia="en-US"/>
              </w:rPr>
              <w:tab/>
              <w:t>Какой командой в операционной системе Linux можно вывести в командной строке содержимое файла?</w:t>
            </w:r>
          </w:p>
          <w:p w14:paraId="2A4E3653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a)</w:t>
            </w:r>
            <w:r w:rsidRPr="00957DA6">
              <w:rPr>
                <w:rFonts w:eastAsiaTheme="minorHAnsi"/>
                <w:lang w:eastAsia="en-US"/>
              </w:rPr>
              <w:tab/>
              <w:t>ls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6BD4D4A8" w14:textId="331AE84A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cat (правильный ответ)</w:t>
            </w:r>
          </w:p>
          <w:p w14:paraId="73596EA0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cp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15442A62" w14:textId="11664E1F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rm</w:t>
            </w:r>
          </w:p>
          <w:p w14:paraId="731AA9CC" w14:textId="77777777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10.</w:t>
            </w:r>
            <w:r w:rsidRPr="00957DA6">
              <w:rPr>
                <w:rFonts w:eastAsiaTheme="minorHAnsi"/>
                <w:lang w:eastAsia="en-US"/>
              </w:rPr>
              <w:tab/>
              <w:t>Какое решение позволяет осуществлять блокировку трафика, содержащего сигнатуры атаки на сетевой ресурс?</w:t>
            </w:r>
          </w:p>
          <w:p w14:paraId="1A8820ED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lastRenderedPageBreak/>
              <w:t>a)</w:t>
            </w:r>
            <w:r w:rsidRPr="00957DA6">
              <w:rPr>
                <w:rFonts w:eastAsiaTheme="minorHAnsi"/>
                <w:lang w:eastAsia="en-US"/>
              </w:rPr>
              <w:tab/>
              <w:t>IDS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60F0D9CA" w14:textId="48F5D8BA" w:rsidR="00957DA6" w:rsidRP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b)</w:t>
            </w:r>
            <w:r w:rsidRPr="00957DA6">
              <w:rPr>
                <w:rFonts w:eastAsiaTheme="minorHAnsi"/>
                <w:lang w:eastAsia="en-US"/>
              </w:rPr>
              <w:tab/>
              <w:t>WAF</w:t>
            </w:r>
          </w:p>
          <w:p w14:paraId="5D11DD5E" w14:textId="77777777" w:rsidR="00957DA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c)</w:t>
            </w:r>
            <w:r w:rsidRPr="00957DA6">
              <w:rPr>
                <w:rFonts w:eastAsiaTheme="minorHAnsi"/>
                <w:lang w:eastAsia="en-US"/>
              </w:rPr>
              <w:tab/>
              <w:t>IPS (правильный ответ)</w:t>
            </w:r>
            <w:r w:rsidRPr="00957DA6">
              <w:rPr>
                <w:rFonts w:eastAsiaTheme="minorHAnsi"/>
                <w:lang w:eastAsia="en-US"/>
              </w:rPr>
              <w:tab/>
            </w:r>
          </w:p>
          <w:p w14:paraId="3A7A6C4B" w14:textId="7363F744" w:rsidR="0070628A" w:rsidRPr="00B24EB6" w:rsidRDefault="00957DA6" w:rsidP="00957DA6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57DA6">
              <w:rPr>
                <w:rFonts w:eastAsiaTheme="minorHAnsi"/>
                <w:lang w:eastAsia="en-US"/>
              </w:rPr>
              <w:t>d)</w:t>
            </w:r>
            <w:r w:rsidRPr="00957DA6">
              <w:rPr>
                <w:rFonts w:eastAsiaTheme="minorHAnsi"/>
                <w:lang w:eastAsia="en-US"/>
              </w:rPr>
              <w:tab/>
              <w:t>FW</w:t>
            </w:r>
          </w:p>
        </w:tc>
      </w:tr>
    </w:tbl>
    <w:p w14:paraId="6A9ED85A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795D1B84" w14:textId="77777777" w:rsidR="005B43E8" w:rsidRPr="005B43E8" w:rsidRDefault="0070628A" w:rsidP="005B43E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8.2. </w:t>
      </w:r>
      <w:r w:rsidR="005B43E8" w:rsidRPr="005B43E8">
        <w:rPr>
          <w:rFonts w:eastAsiaTheme="minorHAnsi"/>
          <w:sz w:val="28"/>
          <w:szCs w:val="28"/>
          <w:lang w:eastAsia="en-US"/>
        </w:rPr>
        <w:t>Освоение слушателями программы повышения квалификации «Методы несанкционированного доступа к информации и противодействие им» завершается обязательной итоговой аттестацией, предусматривающей зачёт с оценкой в бальном эквиваленте, состоящий из последовательного выполнения четырех промежуточных онлайн-тестирований и итогового тестирования. В качестве оценочных средств освоения программы используются следующие виды:</w:t>
      </w:r>
    </w:p>
    <w:p w14:paraId="03F59091" w14:textId="08CDB346" w:rsidR="005B43E8" w:rsidRPr="005B43E8" w:rsidRDefault="005B43E8" w:rsidP="007E0B63">
      <w:pPr>
        <w:pStyle w:val="a9"/>
        <w:numPr>
          <w:ilvl w:val="0"/>
          <w:numId w:val="9"/>
        </w:numPr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онлайн-тестирование по завершению изучения Модуля 1, максимальное количество баллов – </w:t>
      </w:r>
      <w:r w:rsidR="00810042">
        <w:rPr>
          <w:rFonts w:eastAsiaTheme="minorHAnsi"/>
          <w:sz w:val="28"/>
          <w:szCs w:val="28"/>
          <w:lang w:eastAsia="en-US"/>
        </w:rPr>
        <w:t>2</w:t>
      </w:r>
      <w:r w:rsidR="009C0E69">
        <w:rPr>
          <w:rFonts w:eastAsiaTheme="minorHAnsi"/>
          <w:sz w:val="28"/>
          <w:szCs w:val="28"/>
          <w:lang w:eastAsia="en-US"/>
        </w:rPr>
        <w:t>5</w:t>
      </w:r>
      <w:r w:rsidRPr="005B43E8">
        <w:rPr>
          <w:rFonts w:eastAsiaTheme="minorHAnsi"/>
          <w:sz w:val="28"/>
          <w:szCs w:val="28"/>
          <w:lang w:eastAsia="en-US"/>
        </w:rPr>
        <w:t>;</w:t>
      </w:r>
    </w:p>
    <w:p w14:paraId="7EB7B6A8" w14:textId="394D3AF8" w:rsidR="005B43E8" w:rsidRPr="005B43E8" w:rsidRDefault="005B43E8" w:rsidP="007E0B63">
      <w:pPr>
        <w:pStyle w:val="a9"/>
        <w:numPr>
          <w:ilvl w:val="0"/>
          <w:numId w:val="9"/>
        </w:numPr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онлайн-тестирование по завершению изучения Модуля 2, максимальное количество баллов – </w:t>
      </w:r>
      <w:r w:rsidR="00810042">
        <w:rPr>
          <w:rFonts w:eastAsiaTheme="minorHAnsi"/>
          <w:sz w:val="28"/>
          <w:szCs w:val="28"/>
          <w:lang w:eastAsia="en-US"/>
        </w:rPr>
        <w:t>2</w:t>
      </w:r>
      <w:r w:rsidR="009C0E69">
        <w:rPr>
          <w:rFonts w:eastAsiaTheme="minorHAnsi"/>
          <w:sz w:val="28"/>
          <w:szCs w:val="28"/>
          <w:lang w:eastAsia="en-US"/>
        </w:rPr>
        <w:t>5</w:t>
      </w:r>
      <w:r w:rsidRPr="005B43E8">
        <w:rPr>
          <w:rFonts w:eastAsiaTheme="minorHAnsi"/>
          <w:sz w:val="28"/>
          <w:szCs w:val="28"/>
          <w:lang w:eastAsia="en-US"/>
        </w:rPr>
        <w:t>;</w:t>
      </w:r>
    </w:p>
    <w:p w14:paraId="68E73CC5" w14:textId="02BD305E" w:rsidR="005B43E8" w:rsidRPr="005B43E8" w:rsidRDefault="005B43E8" w:rsidP="007E0B63">
      <w:pPr>
        <w:pStyle w:val="a9"/>
        <w:numPr>
          <w:ilvl w:val="0"/>
          <w:numId w:val="9"/>
        </w:numPr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онлайн-тестирование по завершению изучения Модуля 3, максимальное количество баллов – </w:t>
      </w:r>
      <w:r w:rsidR="009C0E69">
        <w:rPr>
          <w:rFonts w:eastAsiaTheme="minorHAnsi"/>
          <w:sz w:val="28"/>
          <w:szCs w:val="28"/>
          <w:lang w:eastAsia="en-US"/>
        </w:rPr>
        <w:t>25</w:t>
      </w:r>
      <w:r w:rsidRPr="005B43E8">
        <w:rPr>
          <w:rFonts w:eastAsiaTheme="minorHAnsi"/>
          <w:sz w:val="28"/>
          <w:szCs w:val="28"/>
          <w:lang w:eastAsia="en-US"/>
        </w:rPr>
        <w:t>;</w:t>
      </w:r>
    </w:p>
    <w:p w14:paraId="0A134795" w14:textId="12B029C8" w:rsidR="005B43E8" w:rsidRPr="005B43E8" w:rsidRDefault="005B43E8" w:rsidP="007E0B63">
      <w:pPr>
        <w:pStyle w:val="a9"/>
        <w:numPr>
          <w:ilvl w:val="0"/>
          <w:numId w:val="9"/>
        </w:numPr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онлайн-тестирование по завершению изучения Модуля 4, максимальное количество баллов – </w:t>
      </w:r>
      <w:r w:rsidR="00810042">
        <w:rPr>
          <w:rFonts w:eastAsiaTheme="minorHAnsi"/>
          <w:sz w:val="28"/>
          <w:szCs w:val="28"/>
          <w:lang w:eastAsia="en-US"/>
        </w:rPr>
        <w:t>2</w:t>
      </w:r>
      <w:r w:rsidR="009C0E69">
        <w:rPr>
          <w:rFonts w:eastAsiaTheme="minorHAnsi"/>
          <w:sz w:val="28"/>
          <w:szCs w:val="28"/>
          <w:lang w:eastAsia="en-US"/>
        </w:rPr>
        <w:t>5</w:t>
      </w:r>
      <w:r w:rsidRPr="005B43E8">
        <w:rPr>
          <w:rFonts w:eastAsiaTheme="minorHAnsi"/>
          <w:sz w:val="28"/>
          <w:szCs w:val="28"/>
          <w:lang w:eastAsia="en-US"/>
        </w:rPr>
        <w:t>;</w:t>
      </w:r>
    </w:p>
    <w:p w14:paraId="20ADD5D4" w14:textId="084E3A04" w:rsidR="005B43E8" w:rsidRPr="005B43E8" w:rsidRDefault="005B43E8" w:rsidP="007E0B63">
      <w:pPr>
        <w:pStyle w:val="a9"/>
        <w:numPr>
          <w:ilvl w:val="0"/>
          <w:numId w:val="9"/>
        </w:numPr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 xml:space="preserve">итоговое тестирование в целом по изученному материалу, максимальное количество баллов – </w:t>
      </w:r>
      <w:r w:rsidR="00810042">
        <w:rPr>
          <w:rFonts w:eastAsiaTheme="minorHAnsi"/>
          <w:sz w:val="28"/>
          <w:szCs w:val="28"/>
          <w:lang w:eastAsia="en-US"/>
        </w:rPr>
        <w:t>3</w:t>
      </w:r>
      <w:r w:rsidRPr="005B43E8">
        <w:rPr>
          <w:rFonts w:eastAsiaTheme="minorHAnsi"/>
          <w:sz w:val="28"/>
          <w:szCs w:val="28"/>
          <w:lang w:eastAsia="en-US"/>
        </w:rPr>
        <w:t>0.</w:t>
      </w:r>
    </w:p>
    <w:p w14:paraId="014420E0" w14:textId="3E3AA5A2" w:rsidR="005B43E8" w:rsidRPr="005B43E8" w:rsidRDefault="005B43E8" w:rsidP="005B43E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>При выполнении всех требований</w:t>
      </w:r>
      <w:r w:rsidR="009C0E69">
        <w:rPr>
          <w:rFonts w:eastAsiaTheme="minorHAnsi"/>
          <w:sz w:val="28"/>
          <w:szCs w:val="28"/>
          <w:lang w:eastAsia="en-US"/>
        </w:rPr>
        <w:t xml:space="preserve"> </w:t>
      </w:r>
      <w:r w:rsidRPr="005B43E8">
        <w:rPr>
          <w:rFonts w:eastAsiaTheme="minorHAnsi"/>
          <w:sz w:val="28"/>
          <w:szCs w:val="28"/>
          <w:lang w:eastAsia="en-US"/>
        </w:rPr>
        <w:t>аттестации слушатель может заработать 1</w:t>
      </w:r>
      <w:r w:rsidR="009C0E69">
        <w:rPr>
          <w:rFonts w:eastAsiaTheme="minorHAnsi"/>
          <w:sz w:val="28"/>
          <w:szCs w:val="28"/>
          <w:lang w:eastAsia="en-US"/>
        </w:rPr>
        <w:t>3</w:t>
      </w:r>
      <w:r w:rsidR="00810042">
        <w:rPr>
          <w:rFonts w:eastAsiaTheme="minorHAnsi"/>
          <w:sz w:val="28"/>
          <w:szCs w:val="28"/>
          <w:lang w:eastAsia="en-US"/>
        </w:rPr>
        <w:t>0</w:t>
      </w:r>
      <w:r w:rsidRPr="005B43E8">
        <w:rPr>
          <w:rFonts w:eastAsiaTheme="minorHAnsi"/>
          <w:sz w:val="28"/>
          <w:szCs w:val="28"/>
          <w:lang w:eastAsia="en-US"/>
        </w:rPr>
        <w:t xml:space="preserve"> баллов.</w:t>
      </w:r>
      <w:r w:rsidR="009C0E69">
        <w:rPr>
          <w:rFonts w:eastAsiaTheme="minorHAnsi"/>
          <w:sz w:val="28"/>
          <w:szCs w:val="28"/>
          <w:lang w:eastAsia="en-US"/>
        </w:rPr>
        <w:t xml:space="preserve"> К итоговой аттестации допускаются</w:t>
      </w:r>
      <w:r w:rsidR="00986B46">
        <w:rPr>
          <w:rFonts w:eastAsiaTheme="minorHAnsi"/>
          <w:sz w:val="28"/>
          <w:szCs w:val="28"/>
          <w:lang w:eastAsia="en-US"/>
        </w:rPr>
        <w:t xml:space="preserve"> слушатели,</w:t>
      </w:r>
      <w:r w:rsidR="009C0E69">
        <w:rPr>
          <w:rFonts w:eastAsiaTheme="minorHAnsi"/>
          <w:sz w:val="28"/>
          <w:szCs w:val="28"/>
          <w:lang w:eastAsia="en-US"/>
        </w:rPr>
        <w:t xml:space="preserve"> набравшие не менее 50 баллов по итогам прохождения промежуточных тестов.</w:t>
      </w:r>
    </w:p>
    <w:p w14:paraId="2DADE959" w14:textId="7EFE766F" w:rsidR="005B43E8" w:rsidRPr="005B43E8" w:rsidRDefault="005B43E8" w:rsidP="005B43E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>0-74</w:t>
      </w:r>
      <w:r w:rsidR="009207B3">
        <w:rPr>
          <w:rFonts w:eastAsiaTheme="minorHAnsi"/>
          <w:sz w:val="28"/>
          <w:szCs w:val="28"/>
          <w:lang w:eastAsia="en-US"/>
        </w:rPr>
        <w:t xml:space="preserve">  </w:t>
      </w:r>
      <w:r w:rsidRPr="005B43E8">
        <w:rPr>
          <w:rFonts w:eastAsiaTheme="minorHAnsi"/>
          <w:sz w:val="28"/>
          <w:szCs w:val="28"/>
          <w:lang w:eastAsia="en-US"/>
        </w:rPr>
        <w:t>Незачет</w:t>
      </w:r>
    </w:p>
    <w:p w14:paraId="3D381BE8" w14:textId="341ABDF7" w:rsidR="00B24EB6" w:rsidRDefault="005B43E8" w:rsidP="005B43E8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5B43E8">
        <w:rPr>
          <w:rFonts w:eastAsiaTheme="minorHAnsi"/>
          <w:sz w:val="28"/>
          <w:szCs w:val="28"/>
          <w:lang w:eastAsia="en-US"/>
        </w:rPr>
        <w:t>75-100</w:t>
      </w:r>
      <w:r w:rsidR="009207B3">
        <w:rPr>
          <w:rFonts w:eastAsiaTheme="minorHAnsi"/>
          <w:sz w:val="28"/>
          <w:szCs w:val="28"/>
          <w:lang w:eastAsia="en-US"/>
        </w:rPr>
        <w:t xml:space="preserve"> </w:t>
      </w:r>
      <w:r w:rsidRPr="005B43E8">
        <w:rPr>
          <w:rFonts w:eastAsiaTheme="minorHAnsi"/>
          <w:sz w:val="28"/>
          <w:szCs w:val="28"/>
          <w:lang w:eastAsia="en-US"/>
        </w:rPr>
        <w:t>Зачет</w:t>
      </w:r>
    </w:p>
    <w:p w14:paraId="37DF6EEC" w14:textId="51D0401B" w:rsidR="0070628A" w:rsidRPr="00491C47" w:rsidRDefault="0070628A" w:rsidP="00B24EB6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8.3. </w:t>
      </w:r>
      <w:r w:rsidRPr="00491C47">
        <w:rPr>
          <w:rFonts w:eastAsiaTheme="minorHAnsi"/>
          <w:sz w:val="28"/>
          <w:szCs w:val="28"/>
          <w:lang w:eastAsia="en-US"/>
        </w:rPr>
        <w:t xml:space="preserve">В рамках промежуточной и итоговой аттестации слушатели курса выполняют тестовое задание. </w:t>
      </w:r>
    </w:p>
    <w:p w14:paraId="78AA7A4A" w14:textId="2EEFB505" w:rsidR="00BA0D08" w:rsidRPr="009207B3" w:rsidRDefault="00BA0D08" w:rsidP="00BA0D08">
      <w:pPr>
        <w:pStyle w:val="af3"/>
        <w:ind w:firstLine="0"/>
        <w:rPr>
          <w:rFonts w:eastAsiaTheme="minorHAnsi"/>
          <w:szCs w:val="28"/>
          <w:lang w:eastAsia="en-US"/>
        </w:rPr>
      </w:pPr>
      <w:r w:rsidRPr="009207B3">
        <w:rPr>
          <w:rFonts w:eastAsiaTheme="minorHAnsi"/>
          <w:szCs w:val="28"/>
          <w:lang w:eastAsia="en-US"/>
        </w:rPr>
        <w:t>Примерные тестовые задания для проведения контроля знаний по Модулю 1 (тест). Максимальный бал за правильный ответ на каждый вопрос – 1 балла, за весь тест – не более 2</w:t>
      </w:r>
      <w:r w:rsidR="009C0E69">
        <w:rPr>
          <w:rFonts w:eastAsiaTheme="minorHAnsi"/>
          <w:szCs w:val="28"/>
          <w:lang w:eastAsia="en-US"/>
        </w:rPr>
        <w:t>5</w:t>
      </w:r>
      <w:r w:rsidRPr="009207B3">
        <w:rPr>
          <w:rFonts w:eastAsiaTheme="minorHAnsi"/>
          <w:szCs w:val="28"/>
          <w:lang w:eastAsia="en-US"/>
        </w:rPr>
        <w:t xml:space="preserve"> баллов:</w:t>
      </w:r>
    </w:p>
    <w:p w14:paraId="3F22638A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>На основании какого документа проводится классификация ГИС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134BB3EB" w14:textId="77777777" w:rsidTr="00B105A6">
        <w:tc>
          <w:tcPr>
            <w:tcW w:w="4355" w:type="dxa"/>
          </w:tcPr>
          <w:p w14:paraId="25518C50" w14:textId="77777777" w:rsidR="00BA0D08" w:rsidRPr="00D60C51" w:rsidRDefault="00BA0D08" w:rsidP="007E0B63">
            <w:pPr>
              <w:pStyle w:val="a9"/>
              <w:numPr>
                <w:ilvl w:val="0"/>
                <w:numId w:val="11"/>
              </w:numPr>
            </w:pPr>
            <w:r>
              <w:t xml:space="preserve">ФЗ </w:t>
            </w:r>
            <w:r w:rsidRPr="007F5B3D">
              <w:t>от 27.07.2006 № 152</w:t>
            </w:r>
          </w:p>
        </w:tc>
        <w:tc>
          <w:tcPr>
            <w:tcW w:w="4280" w:type="dxa"/>
          </w:tcPr>
          <w:p w14:paraId="4480911C" w14:textId="77777777" w:rsidR="00BA0D08" w:rsidRPr="004B65CF" w:rsidRDefault="00BA0D08" w:rsidP="007E0B63">
            <w:pPr>
              <w:pStyle w:val="a9"/>
              <w:numPr>
                <w:ilvl w:val="0"/>
                <w:numId w:val="11"/>
              </w:numPr>
            </w:pPr>
            <w:r w:rsidRPr="004B65CF">
              <w:t>Постановление Правительства РФ от 01.11.2012 № 1119</w:t>
            </w:r>
          </w:p>
        </w:tc>
      </w:tr>
      <w:tr w:rsidR="00BA0D08" w:rsidRPr="00D60C51" w14:paraId="7FBD5A0D" w14:textId="77777777" w:rsidTr="00B105A6">
        <w:trPr>
          <w:trHeight w:val="405"/>
        </w:trPr>
        <w:tc>
          <w:tcPr>
            <w:tcW w:w="4355" w:type="dxa"/>
          </w:tcPr>
          <w:p w14:paraId="5A42028E" w14:textId="77777777" w:rsidR="00BA0D08" w:rsidRPr="00E60726" w:rsidRDefault="00BA0D08" w:rsidP="007E0B63">
            <w:pPr>
              <w:pStyle w:val="a9"/>
              <w:numPr>
                <w:ilvl w:val="0"/>
                <w:numId w:val="11"/>
              </w:numPr>
            </w:pPr>
            <w:r w:rsidRPr="00E60726">
              <w:t xml:space="preserve">Приказ ФСТЭК России от </w:t>
            </w:r>
          </w:p>
          <w:p w14:paraId="3168E6AA" w14:textId="77777777" w:rsidR="00BA0D08" w:rsidRPr="004B65CF" w:rsidRDefault="00BA0D08" w:rsidP="00B105A6">
            <w:pPr>
              <w:pStyle w:val="a9"/>
              <w:rPr>
                <w:b/>
              </w:rPr>
            </w:pPr>
            <w:r w:rsidRPr="00E60726">
              <w:t>11 февраля 2013 г. № 17</w:t>
            </w:r>
            <w:r>
              <w:t>(правильный ответ)</w:t>
            </w:r>
          </w:p>
        </w:tc>
        <w:tc>
          <w:tcPr>
            <w:tcW w:w="4280" w:type="dxa"/>
          </w:tcPr>
          <w:p w14:paraId="2065E2DF" w14:textId="77777777" w:rsidR="00BA0D08" w:rsidRPr="00AB1B3F" w:rsidRDefault="00BA0D08" w:rsidP="007E0B63">
            <w:pPr>
              <w:pStyle w:val="a9"/>
              <w:numPr>
                <w:ilvl w:val="0"/>
                <w:numId w:val="11"/>
              </w:numPr>
            </w:pPr>
            <w:r w:rsidRPr="007F5B3D">
              <w:t>Приказ ФСТЭК России от 18.02.2013 № 21</w:t>
            </w:r>
          </w:p>
        </w:tc>
      </w:tr>
    </w:tbl>
    <w:p w14:paraId="1E34AB25" w14:textId="77777777" w:rsidR="00BA0D08" w:rsidRDefault="00BA0D08" w:rsidP="00BA0D08">
      <w:pPr>
        <w:pStyle w:val="a9"/>
        <w:jc w:val="both"/>
      </w:pPr>
    </w:p>
    <w:p w14:paraId="65967F2F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>На какой срок выдаётся Аттестат соответствия требованиям безопасности информации для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7088C337" w14:textId="77777777" w:rsidTr="00B105A6">
        <w:tc>
          <w:tcPr>
            <w:tcW w:w="4355" w:type="dxa"/>
          </w:tcPr>
          <w:p w14:paraId="599A189F" w14:textId="77777777" w:rsidR="00BA0D08" w:rsidRPr="004B65CF" w:rsidRDefault="00BA0D08" w:rsidP="007E0B63">
            <w:pPr>
              <w:pStyle w:val="a9"/>
              <w:numPr>
                <w:ilvl w:val="0"/>
                <w:numId w:val="12"/>
              </w:numPr>
            </w:pPr>
            <w:r w:rsidRPr="004B65CF">
              <w:t>На весь срок эксплуатации информационной системы</w:t>
            </w:r>
          </w:p>
        </w:tc>
        <w:tc>
          <w:tcPr>
            <w:tcW w:w="4280" w:type="dxa"/>
          </w:tcPr>
          <w:p w14:paraId="07AF70D8" w14:textId="77777777" w:rsidR="00BA0D08" w:rsidRPr="00E60726" w:rsidRDefault="00BA0D08" w:rsidP="007E0B63">
            <w:pPr>
              <w:pStyle w:val="a9"/>
              <w:numPr>
                <w:ilvl w:val="0"/>
                <w:numId w:val="12"/>
              </w:numPr>
            </w:pPr>
            <w:r w:rsidRPr="00E60726">
              <w:t>На 3 года</w:t>
            </w:r>
            <w:r>
              <w:t xml:space="preserve"> </w:t>
            </w:r>
            <w:r w:rsidRPr="00E60726">
              <w:t>(правильный ответ)</w:t>
            </w:r>
          </w:p>
        </w:tc>
      </w:tr>
      <w:tr w:rsidR="00BA0D08" w:rsidRPr="00D60C51" w14:paraId="4AE848A5" w14:textId="77777777" w:rsidTr="00B105A6">
        <w:trPr>
          <w:trHeight w:val="405"/>
        </w:trPr>
        <w:tc>
          <w:tcPr>
            <w:tcW w:w="4355" w:type="dxa"/>
          </w:tcPr>
          <w:p w14:paraId="49B61063" w14:textId="77777777" w:rsidR="00BA0D08" w:rsidRPr="007F5B3D" w:rsidRDefault="00BA0D08" w:rsidP="007E0B63">
            <w:pPr>
              <w:pStyle w:val="a9"/>
              <w:numPr>
                <w:ilvl w:val="0"/>
                <w:numId w:val="12"/>
              </w:numPr>
            </w:pPr>
            <w:r>
              <w:t>На 5 лет</w:t>
            </w:r>
          </w:p>
        </w:tc>
        <w:tc>
          <w:tcPr>
            <w:tcW w:w="4280" w:type="dxa"/>
          </w:tcPr>
          <w:p w14:paraId="689F8618" w14:textId="77777777" w:rsidR="00BA0D08" w:rsidRPr="00AB1B3F" w:rsidRDefault="00BA0D08" w:rsidP="007E0B63">
            <w:pPr>
              <w:pStyle w:val="a9"/>
              <w:numPr>
                <w:ilvl w:val="0"/>
                <w:numId w:val="12"/>
              </w:numPr>
            </w:pPr>
            <w:r>
              <w:t>На 1 год</w:t>
            </w:r>
          </w:p>
        </w:tc>
      </w:tr>
    </w:tbl>
    <w:p w14:paraId="4C37BA6E" w14:textId="77777777" w:rsidR="00BA0D08" w:rsidRDefault="00BA0D08" w:rsidP="00BA0D08">
      <w:pPr>
        <w:pStyle w:val="a9"/>
        <w:jc w:val="both"/>
      </w:pPr>
    </w:p>
    <w:p w14:paraId="10F7FBA9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>Сколько существует типов актуальных угроз для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6C12F056" w14:textId="77777777" w:rsidTr="00B105A6">
        <w:tc>
          <w:tcPr>
            <w:tcW w:w="4355" w:type="dxa"/>
          </w:tcPr>
          <w:p w14:paraId="147E32E0" w14:textId="77777777" w:rsidR="00BA0D08" w:rsidRPr="004B65CF" w:rsidRDefault="00BA0D08" w:rsidP="007E0B63">
            <w:pPr>
              <w:pStyle w:val="a9"/>
              <w:numPr>
                <w:ilvl w:val="0"/>
                <w:numId w:val="13"/>
              </w:numPr>
            </w:pPr>
            <w:r>
              <w:t>Один</w:t>
            </w:r>
          </w:p>
        </w:tc>
        <w:tc>
          <w:tcPr>
            <w:tcW w:w="4280" w:type="dxa"/>
          </w:tcPr>
          <w:p w14:paraId="487282DB" w14:textId="77777777" w:rsidR="00BA0D08" w:rsidRPr="004B65CF" w:rsidRDefault="00BA0D08" w:rsidP="007E0B63">
            <w:pPr>
              <w:pStyle w:val="a9"/>
              <w:numPr>
                <w:ilvl w:val="0"/>
                <w:numId w:val="13"/>
              </w:numPr>
            </w:pPr>
            <w:r w:rsidRPr="004B65CF">
              <w:t>Два</w:t>
            </w:r>
          </w:p>
        </w:tc>
      </w:tr>
      <w:tr w:rsidR="00BA0D08" w:rsidRPr="00D60C51" w14:paraId="725B2432" w14:textId="77777777" w:rsidTr="00B105A6">
        <w:trPr>
          <w:trHeight w:val="405"/>
        </w:trPr>
        <w:tc>
          <w:tcPr>
            <w:tcW w:w="4355" w:type="dxa"/>
          </w:tcPr>
          <w:p w14:paraId="2D9AF8D9" w14:textId="77777777" w:rsidR="00BA0D08" w:rsidRPr="00E60726" w:rsidRDefault="00BA0D08" w:rsidP="007E0B63">
            <w:pPr>
              <w:pStyle w:val="a9"/>
              <w:numPr>
                <w:ilvl w:val="0"/>
                <w:numId w:val="13"/>
              </w:numPr>
            </w:pPr>
            <w:r w:rsidRPr="00E60726">
              <w:t>Три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2D495C00" w14:textId="77777777" w:rsidR="00BA0D08" w:rsidRPr="00AB1B3F" w:rsidRDefault="00BA0D08" w:rsidP="007E0B63">
            <w:pPr>
              <w:pStyle w:val="a9"/>
              <w:numPr>
                <w:ilvl w:val="0"/>
                <w:numId w:val="13"/>
              </w:numPr>
            </w:pPr>
            <w:r>
              <w:t>Четыре</w:t>
            </w:r>
          </w:p>
        </w:tc>
      </w:tr>
    </w:tbl>
    <w:p w14:paraId="2D8874D9" w14:textId="77777777" w:rsidR="00BA0D08" w:rsidRDefault="00BA0D08" w:rsidP="00BA0D08">
      <w:pPr>
        <w:pStyle w:val="a9"/>
        <w:jc w:val="both"/>
      </w:pPr>
    </w:p>
    <w:p w14:paraId="66F764D9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>Какой документ определяет необходимый минимальный набор мер по защите информации, содержащейся в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5A387842" w14:textId="77777777" w:rsidTr="00B105A6">
        <w:tc>
          <w:tcPr>
            <w:tcW w:w="4355" w:type="dxa"/>
          </w:tcPr>
          <w:p w14:paraId="3BE4C5A1" w14:textId="77777777" w:rsidR="00BA0D08" w:rsidRPr="00D60C51" w:rsidRDefault="00BA0D08" w:rsidP="007E0B63">
            <w:pPr>
              <w:pStyle w:val="a9"/>
              <w:numPr>
                <w:ilvl w:val="0"/>
                <w:numId w:val="14"/>
              </w:numPr>
            </w:pPr>
            <w:r>
              <w:t xml:space="preserve">ФЗ </w:t>
            </w:r>
            <w:r w:rsidRPr="007F5B3D">
              <w:t>от 27.07.2006 № 152</w:t>
            </w:r>
          </w:p>
        </w:tc>
        <w:tc>
          <w:tcPr>
            <w:tcW w:w="4280" w:type="dxa"/>
          </w:tcPr>
          <w:p w14:paraId="527E8170" w14:textId="77777777" w:rsidR="00BA0D08" w:rsidRPr="004B65CF" w:rsidRDefault="00BA0D08" w:rsidP="007E0B63">
            <w:pPr>
              <w:pStyle w:val="a9"/>
              <w:numPr>
                <w:ilvl w:val="0"/>
                <w:numId w:val="14"/>
              </w:numPr>
            </w:pPr>
            <w:r w:rsidRPr="004B65CF">
              <w:t>Постановление Правительства РФ от 01.11.2012 № 1119</w:t>
            </w:r>
          </w:p>
        </w:tc>
      </w:tr>
      <w:tr w:rsidR="00BA0D08" w:rsidRPr="00D60C51" w14:paraId="5D32221E" w14:textId="77777777" w:rsidTr="00B105A6">
        <w:trPr>
          <w:trHeight w:val="405"/>
        </w:trPr>
        <w:tc>
          <w:tcPr>
            <w:tcW w:w="4355" w:type="dxa"/>
          </w:tcPr>
          <w:p w14:paraId="436A5C42" w14:textId="77777777" w:rsidR="00BA0D08" w:rsidRPr="004B65CF" w:rsidRDefault="00BA0D08" w:rsidP="007E0B63">
            <w:pPr>
              <w:pStyle w:val="a9"/>
              <w:numPr>
                <w:ilvl w:val="0"/>
                <w:numId w:val="14"/>
              </w:numPr>
            </w:pPr>
            <w:r w:rsidRPr="004B65CF">
              <w:t xml:space="preserve">Приказ ФСТЭК России от </w:t>
            </w:r>
          </w:p>
          <w:p w14:paraId="62623979" w14:textId="77777777" w:rsidR="00BA0D08" w:rsidRPr="004B65CF" w:rsidRDefault="00BA0D08" w:rsidP="00B105A6">
            <w:pPr>
              <w:pStyle w:val="a9"/>
            </w:pPr>
            <w:r w:rsidRPr="004B65CF">
              <w:t>11 февраля 2013 г. № 17</w:t>
            </w:r>
          </w:p>
        </w:tc>
        <w:tc>
          <w:tcPr>
            <w:tcW w:w="4280" w:type="dxa"/>
          </w:tcPr>
          <w:p w14:paraId="6D43CD91" w14:textId="77777777" w:rsidR="00BA0D08" w:rsidRPr="00E60726" w:rsidRDefault="00BA0D08" w:rsidP="007E0B63">
            <w:pPr>
              <w:pStyle w:val="a9"/>
              <w:numPr>
                <w:ilvl w:val="0"/>
                <w:numId w:val="14"/>
              </w:numPr>
            </w:pPr>
            <w:r w:rsidRPr="00E60726">
              <w:t>Приказ ФСТЭК России от 18.02.2013 № 21(правильный ответ)</w:t>
            </w:r>
          </w:p>
        </w:tc>
      </w:tr>
    </w:tbl>
    <w:p w14:paraId="6753CF35" w14:textId="77777777" w:rsidR="00BA0D08" w:rsidRDefault="00BA0D08" w:rsidP="00BA0D08">
      <w:pPr>
        <w:pStyle w:val="a9"/>
        <w:jc w:val="both"/>
      </w:pPr>
    </w:p>
    <w:p w14:paraId="15411D31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>Какой организационно-распорядительный документ определяет полномочия пользователя по доступу к ресурсам информационной системы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6D72F637" w14:textId="77777777" w:rsidTr="00B105A6">
        <w:tc>
          <w:tcPr>
            <w:tcW w:w="4355" w:type="dxa"/>
          </w:tcPr>
          <w:p w14:paraId="7E099AB8" w14:textId="77777777" w:rsidR="00BA0D08" w:rsidRPr="00E60726" w:rsidRDefault="00BA0D08" w:rsidP="007E0B63">
            <w:pPr>
              <w:pStyle w:val="a9"/>
              <w:numPr>
                <w:ilvl w:val="0"/>
                <w:numId w:val="15"/>
              </w:numPr>
            </w:pPr>
            <w:r w:rsidRPr="00E60726">
              <w:t>Положение о разрешительной системе доступа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51816E58" w14:textId="77777777" w:rsidR="00BA0D08" w:rsidRPr="004B65CF" w:rsidRDefault="00BA0D08" w:rsidP="007E0B63">
            <w:pPr>
              <w:pStyle w:val="a9"/>
              <w:numPr>
                <w:ilvl w:val="0"/>
                <w:numId w:val="15"/>
              </w:numPr>
            </w:pPr>
            <w:r>
              <w:t>Технический паспорт</w:t>
            </w:r>
          </w:p>
        </w:tc>
      </w:tr>
      <w:tr w:rsidR="00BA0D08" w:rsidRPr="00D60C51" w14:paraId="36C09882" w14:textId="77777777" w:rsidTr="00B105A6">
        <w:trPr>
          <w:trHeight w:val="405"/>
        </w:trPr>
        <w:tc>
          <w:tcPr>
            <w:tcW w:w="4355" w:type="dxa"/>
          </w:tcPr>
          <w:p w14:paraId="6E5C8A6C" w14:textId="77777777" w:rsidR="00BA0D08" w:rsidRPr="00775C9A" w:rsidRDefault="00BA0D08" w:rsidP="007E0B63">
            <w:pPr>
              <w:pStyle w:val="a9"/>
              <w:numPr>
                <w:ilvl w:val="0"/>
                <w:numId w:val="15"/>
              </w:numPr>
            </w:pPr>
            <w:r>
              <w:t>Описание технологического процесса обработки информации</w:t>
            </w:r>
          </w:p>
        </w:tc>
        <w:tc>
          <w:tcPr>
            <w:tcW w:w="4280" w:type="dxa"/>
          </w:tcPr>
          <w:p w14:paraId="6F37478B" w14:textId="77777777" w:rsidR="00BA0D08" w:rsidRPr="00775C9A" w:rsidRDefault="00BA0D08" w:rsidP="007E0B63">
            <w:pPr>
              <w:pStyle w:val="a9"/>
              <w:numPr>
                <w:ilvl w:val="0"/>
                <w:numId w:val="15"/>
              </w:numPr>
            </w:pPr>
            <w:r>
              <w:t>Инструкция пользователя</w:t>
            </w:r>
          </w:p>
        </w:tc>
      </w:tr>
    </w:tbl>
    <w:p w14:paraId="15A77431" w14:textId="77777777" w:rsidR="00BA0D08" w:rsidRDefault="00BA0D08" w:rsidP="00BA0D08">
      <w:pPr>
        <w:pStyle w:val="a9"/>
        <w:jc w:val="both"/>
      </w:pPr>
    </w:p>
    <w:p w14:paraId="542141C8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>Какое обязательное требование предъявляется к средствам защиты информации для их использования при создании системы защиты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61E90212" w14:textId="77777777" w:rsidTr="00B105A6">
        <w:tc>
          <w:tcPr>
            <w:tcW w:w="4355" w:type="dxa"/>
          </w:tcPr>
          <w:p w14:paraId="1AE58886" w14:textId="77777777" w:rsidR="00BA0D08" w:rsidRPr="00E60726" w:rsidRDefault="00BA0D08" w:rsidP="007E0B63">
            <w:pPr>
              <w:pStyle w:val="a9"/>
              <w:numPr>
                <w:ilvl w:val="0"/>
                <w:numId w:val="16"/>
              </w:numPr>
            </w:pPr>
            <w:r w:rsidRPr="00E60726">
              <w:t>СЗИ должны пройти в установленном порядке процедуру оценки соответствия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72B3419C" w14:textId="77777777" w:rsidR="00BA0D08" w:rsidRPr="004B65CF" w:rsidRDefault="00BA0D08" w:rsidP="007E0B63">
            <w:pPr>
              <w:pStyle w:val="a9"/>
              <w:numPr>
                <w:ilvl w:val="0"/>
                <w:numId w:val="16"/>
              </w:numPr>
            </w:pPr>
            <w:r>
              <w:t>СЗИ должны быть отечественного производства</w:t>
            </w:r>
          </w:p>
        </w:tc>
      </w:tr>
      <w:tr w:rsidR="00BA0D08" w:rsidRPr="00D60C51" w14:paraId="2CA92639" w14:textId="77777777" w:rsidTr="00B105A6">
        <w:trPr>
          <w:trHeight w:val="405"/>
        </w:trPr>
        <w:tc>
          <w:tcPr>
            <w:tcW w:w="4355" w:type="dxa"/>
          </w:tcPr>
          <w:p w14:paraId="430144E1" w14:textId="77777777" w:rsidR="00BA0D08" w:rsidRPr="00775C9A" w:rsidRDefault="00BA0D08" w:rsidP="007E0B63">
            <w:pPr>
              <w:pStyle w:val="a9"/>
              <w:numPr>
                <w:ilvl w:val="0"/>
                <w:numId w:val="16"/>
              </w:numPr>
            </w:pPr>
            <w:r>
              <w:t>СЗИ должны иметь открытый исходный код</w:t>
            </w:r>
          </w:p>
        </w:tc>
        <w:tc>
          <w:tcPr>
            <w:tcW w:w="4280" w:type="dxa"/>
          </w:tcPr>
          <w:p w14:paraId="22BC4B80" w14:textId="77777777" w:rsidR="00BA0D08" w:rsidRPr="00775C9A" w:rsidRDefault="00BA0D08" w:rsidP="00B105A6">
            <w:pPr>
              <w:pStyle w:val="a9"/>
            </w:pPr>
          </w:p>
        </w:tc>
      </w:tr>
    </w:tbl>
    <w:p w14:paraId="702C1F70" w14:textId="77777777" w:rsidR="00BA0D08" w:rsidRPr="004F2BD6" w:rsidRDefault="00BA0D08" w:rsidP="00BA0D08">
      <w:pPr>
        <w:pStyle w:val="a9"/>
        <w:jc w:val="both"/>
      </w:pPr>
    </w:p>
    <w:p w14:paraId="67BEF782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>Какой орган ведет реестр сертифицированных средств защиты информации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084FC9CC" w14:textId="77777777" w:rsidTr="00B105A6">
        <w:tc>
          <w:tcPr>
            <w:tcW w:w="4355" w:type="dxa"/>
          </w:tcPr>
          <w:p w14:paraId="242A1EC1" w14:textId="77777777" w:rsidR="00BA0D08" w:rsidRPr="00D37B29" w:rsidRDefault="00BA0D08" w:rsidP="007E0B63">
            <w:pPr>
              <w:pStyle w:val="a9"/>
              <w:numPr>
                <w:ilvl w:val="0"/>
                <w:numId w:val="17"/>
              </w:numPr>
            </w:pPr>
            <w:r w:rsidRPr="00D37B29">
              <w:t>ФСБ России</w:t>
            </w:r>
          </w:p>
        </w:tc>
        <w:tc>
          <w:tcPr>
            <w:tcW w:w="4280" w:type="dxa"/>
          </w:tcPr>
          <w:p w14:paraId="7EEA947F" w14:textId="77777777" w:rsidR="00BA0D08" w:rsidRPr="00E60726" w:rsidRDefault="00BA0D08" w:rsidP="007E0B63">
            <w:pPr>
              <w:pStyle w:val="a9"/>
              <w:numPr>
                <w:ilvl w:val="0"/>
                <w:numId w:val="17"/>
              </w:numPr>
            </w:pPr>
            <w:r w:rsidRPr="00E60726">
              <w:t>ФСТЭК России</w:t>
            </w:r>
            <w:r>
              <w:t xml:space="preserve"> </w:t>
            </w:r>
          </w:p>
        </w:tc>
      </w:tr>
      <w:tr w:rsidR="00BA0D08" w:rsidRPr="00D60C51" w14:paraId="5538F44C" w14:textId="77777777" w:rsidTr="00B105A6">
        <w:trPr>
          <w:trHeight w:val="405"/>
        </w:trPr>
        <w:tc>
          <w:tcPr>
            <w:tcW w:w="4355" w:type="dxa"/>
          </w:tcPr>
          <w:p w14:paraId="77FD3BBF" w14:textId="77777777" w:rsidR="00BA0D08" w:rsidRPr="00775C9A" w:rsidRDefault="00BA0D08" w:rsidP="007E0B63">
            <w:pPr>
              <w:pStyle w:val="a9"/>
              <w:numPr>
                <w:ilvl w:val="0"/>
                <w:numId w:val="17"/>
              </w:numPr>
            </w:pPr>
            <w:r>
              <w:t>Минобороны РФ</w:t>
            </w:r>
          </w:p>
        </w:tc>
        <w:tc>
          <w:tcPr>
            <w:tcW w:w="4280" w:type="dxa"/>
          </w:tcPr>
          <w:p w14:paraId="48EA07C5" w14:textId="77777777" w:rsidR="00BA0D08" w:rsidRPr="00775C9A" w:rsidRDefault="00BA0D08" w:rsidP="007E0B63">
            <w:pPr>
              <w:pStyle w:val="a9"/>
              <w:numPr>
                <w:ilvl w:val="0"/>
                <w:numId w:val="17"/>
              </w:numPr>
            </w:pPr>
            <w:r>
              <w:t>Все ответы верные</w:t>
            </w:r>
            <w:r w:rsidRPr="00E60726">
              <w:t>(правильный ответ)</w:t>
            </w:r>
          </w:p>
        </w:tc>
      </w:tr>
    </w:tbl>
    <w:p w14:paraId="0500D863" w14:textId="77777777" w:rsidR="00BA0D08" w:rsidRDefault="00BA0D08" w:rsidP="00BA0D08">
      <w:pPr>
        <w:pStyle w:val="a9"/>
        <w:jc w:val="both"/>
      </w:pPr>
    </w:p>
    <w:p w14:paraId="0C79FA1A" w14:textId="77777777" w:rsidR="00BA0D08" w:rsidRDefault="00BA0D08" w:rsidP="00BA0D08">
      <w:pPr>
        <w:pStyle w:val="a9"/>
        <w:jc w:val="both"/>
      </w:pPr>
    </w:p>
    <w:p w14:paraId="3E7C6A66" w14:textId="77777777" w:rsidR="00BA0D08" w:rsidRDefault="00BA0D08" w:rsidP="00BA0D08">
      <w:pPr>
        <w:pStyle w:val="a9"/>
        <w:jc w:val="both"/>
      </w:pPr>
    </w:p>
    <w:p w14:paraId="460A9250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 xml:space="preserve">Как называется </w:t>
      </w:r>
      <w:r w:rsidRPr="00643537">
        <w:t>обобщенный показатель, зависящий от технических и эксплуатационных характеристик ИСПДн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7806A9C9" w14:textId="77777777" w:rsidTr="00B105A6">
        <w:tc>
          <w:tcPr>
            <w:tcW w:w="4355" w:type="dxa"/>
          </w:tcPr>
          <w:p w14:paraId="1E9BD6F0" w14:textId="77777777" w:rsidR="00BA0D08" w:rsidRPr="00D37B29" w:rsidRDefault="00BA0D08" w:rsidP="007E0B63">
            <w:pPr>
              <w:pStyle w:val="a9"/>
              <w:numPr>
                <w:ilvl w:val="0"/>
                <w:numId w:val="18"/>
              </w:numPr>
            </w:pPr>
            <w:r>
              <w:t>Уровень защищенности ПДн</w:t>
            </w:r>
          </w:p>
        </w:tc>
        <w:tc>
          <w:tcPr>
            <w:tcW w:w="4280" w:type="dxa"/>
          </w:tcPr>
          <w:p w14:paraId="5B9180CA" w14:textId="77777777" w:rsidR="00BA0D08" w:rsidRPr="00643537" w:rsidRDefault="00BA0D08" w:rsidP="007E0B63">
            <w:pPr>
              <w:pStyle w:val="a9"/>
              <w:numPr>
                <w:ilvl w:val="0"/>
                <w:numId w:val="18"/>
              </w:numPr>
            </w:pPr>
            <w:r>
              <w:t>Класс защиты</w:t>
            </w:r>
          </w:p>
        </w:tc>
      </w:tr>
      <w:tr w:rsidR="00BA0D08" w:rsidRPr="00D60C51" w14:paraId="13B8EC2D" w14:textId="77777777" w:rsidTr="00B105A6">
        <w:trPr>
          <w:trHeight w:val="405"/>
        </w:trPr>
        <w:tc>
          <w:tcPr>
            <w:tcW w:w="4355" w:type="dxa"/>
          </w:tcPr>
          <w:p w14:paraId="32AC6D25" w14:textId="77777777" w:rsidR="00BA0D08" w:rsidRPr="00E60726" w:rsidRDefault="00BA0D08" w:rsidP="007E0B63">
            <w:pPr>
              <w:pStyle w:val="a9"/>
              <w:numPr>
                <w:ilvl w:val="0"/>
                <w:numId w:val="18"/>
              </w:numPr>
            </w:pPr>
            <w:r w:rsidRPr="00E60726">
              <w:t>Уровень исходной защищенности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1BE3F84A" w14:textId="77777777" w:rsidR="00BA0D08" w:rsidRPr="00775C9A" w:rsidRDefault="00BA0D08" w:rsidP="007E0B63">
            <w:pPr>
              <w:pStyle w:val="a9"/>
              <w:numPr>
                <w:ilvl w:val="0"/>
                <w:numId w:val="18"/>
              </w:numPr>
            </w:pPr>
            <w:r>
              <w:t>Уровень доверия</w:t>
            </w:r>
          </w:p>
        </w:tc>
      </w:tr>
    </w:tbl>
    <w:p w14:paraId="38494427" w14:textId="77777777" w:rsidR="00BA0D08" w:rsidRDefault="00BA0D08" w:rsidP="00BA0D08">
      <w:pPr>
        <w:pStyle w:val="a9"/>
        <w:jc w:val="both"/>
      </w:pPr>
    </w:p>
    <w:p w14:paraId="6DC862C8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>Исходя из каких параметров информационной системы определяется класс защищенности ГИС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28A030CB" w14:textId="77777777" w:rsidTr="00B105A6">
        <w:tc>
          <w:tcPr>
            <w:tcW w:w="4355" w:type="dxa"/>
          </w:tcPr>
          <w:p w14:paraId="3B8291F6" w14:textId="77777777" w:rsidR="00BA0D08" w:rsidRPr="00E60726" w:rsidRDefault="00BA0D08" w:rsidP="007E0B63">
            <w:pPr>
              <w:pStyle w:val="a9"/>
              <w:numPr>
                <w:ilvl w:val="0"/>
                <w:numId w:val="19"/>
              </w:numPr>
            </w:pPr>
            <w:r w:rsidRPr="00E60726">
              <w:t>Уровня значимости обрабатываемой информации и Масштаба информационной системы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1B265539" w14:textId="77777777" w:rsidR="00BA0D08" w:rsidRPr="00643537" w:rsidRDefault="00BA0D08" w:rsidP="007E0B63">
            <w:pPr>
              <w:pStyle w:val="a9"/>
              <w:numPr>
                <w:ilvl w:val="0"/>
                <w:numId w:val="19"/>
              </w:numPr>
            </w:pPr>
            <w:r>
              <w:t>Наличия подключения к другим информационным системам и Возможностям пользователя по доступу к информации</w:t>
            </w:r>
          </w:p>
        </w:tc>
      </w:tr>
      <w:tr w:rsidR="00BA0D08" w:rsidRPr="00D60C51" w14:paraId="28752F2C" w14:textId="77777777" w:rsidTr="00B105A6">
        <w:trPr>
          <w:trHeight w:val="405"/>
        </w:trPr>
        <w:tc>
          <w:tcPr>
            <w:tcW w:w="4355" w:type="dxa"/>
          </w:tcPr>
          <w:p w14:paraId="247CA15B" w14:textId="77777777" w:rsidR="00BA0D08" w:rsidRPr="00E431C0" w:rsidRDefault="00BA0D08" w:rsidP="007E0B63">
            <w:pPr>
              <w:pStyle w:val="a9"/>
              <w:numPr>
                <w:ilvl w:val="0"/>
                <w:numId w:val="19"/>
              </w:numPr>
            </w:pPr>
            <w:r>
              <w:lastRenderedPageBreak/>
              <w:t>Количества используемых баз данных и Количества пользователей информационной системы</w:t>
            </w:r>
          </w:p>
        </w:tc>
        <w:tc>
          <w:tcPr>
            <w:tcW w:w="4280" w:type="dxa"/>
          </w:tcPr>
          <w:p w14:paraId="5C46F015" w14:textId="77777777" w:rsidR="00BA0D08" w:rsidRPr="00775C9A" w:rsidRDefault="00BA0D08" w:rsidP="00B105A6">
            <w:pPr>
              <w:pStyle w:val="a9"/>
            </w:pPr>
          </w:p>
        </w:tc>
      </w:tr>
    </w:tbl>
    <w:p w14:paraId="329F60C9" w14:textId="77777777" w:rsidR="00BA0D08" w:rsidRDefault="00BA0D08" w:rsidP="00BA0D08">
      <w:pPr>
        <w:pStyle w:val="a9"/>
        <w:jc w:val="both"/>
      </w:pPr>
    </w:p>
    <w:p w14:paraId="2750C288" w14:textId="77777777" w:rsidR="00BA0D08" w:rsidRPr="00D60C51" w:rsidRDefault="00BA0D08" w:rsidP="007E0B63">
      <w:pPr>
        <w:pStyle w:val="a9"/>
        <w:numPr>
          <w:ilvl w:val="0"/>
          <w:numId w:val="10"/>
        </w:numPr>
        <w:spacing w:after="160" w:line="259" w:lineRule="auto"/>
        <w:jc w:val="both"/>
      </w:pPr>
      <w:r>
        <w:t>В каком случае не требуется брать у субъекта ПДн согласие на обработку ПДн</w:t>
      </w:r>
      <w:r w:rsidRPr="00D60C51"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7AABFB78" w14:textId="77777777" w:rsidTr="00B105A6">
        <w:tc>
          <w:tcPr>
            <w:tcW w:w="4355" w:type="dxa"/>
          </w:tcPr>
          <w:p w14:paraId="6043A822" w14:textId="77777777" w:rsidR="00BA0D08" w:rsidRPr="00D37B29" w:rsidRDefault="00BA0D08" w:rsidP="007E0B63">
            <w:pPr>
              <w:pStyle w:val="a9"/>
              <w:numPr>
                <w:ilvl w:val="0"/>
                <w:numId w:val="20"/>
              </w:numPr>
            </w:pPr>
            <w:r>
              <w:t>О</w:t>
            </w:r>
            <w:r w:rsidRPr="00377B5F">
              <w:t>существляется обработка персональных данных, подлежащих опубликованию или обязательному раскрытию в соответствии с федеральным законом</w:t>
            </w:r>
          </w:p>
        </w:tc>
        <w:tc>
          <w:tcPr>
            <w:tcW w:w="4280" w:type="dxa"/>
          </w:tcPr>
          <w:p w14:paraId="1E95FA31" w14:textId="77777777" w:rsidR="00BA0D08" w:rsidRPr="00643537" w:rsidRDefault="00BA0D08" w:rsidP="007E0B63">
            <w:pPr>
              <w:pStyle w:val="a9"/>
              <w:numPr>
                <w:ilvl w:val="0"/>
                <w:numId w:val="20"/>
              </w:numPr>
            </w:pPr>
            <w:r>
              <w:t>О</w:t>
            </w:r>
            <w:r w:rsidRPr="00377B5F">
              <w:t>бработка персональных данных осуществляется в связи с участием лица в конституционном, гражданском, административном, уголовном судопроизводстве, судопроизводстве в арбитражных судах</w:t>
            </w:r>
          </w:p>
        </w:tc>
      </w:tr>
      <w:tr w:rsidR="00BA0D08" w:rsidRPr="00D60C51" w14:paraId="67122792" w14:textId="77777777" w:rsidTr="00B105A6">
        <w:trPr>
          <w:trHeight w:val="405"/>
        </w:trPr>
        <w:tc>
          <w:tcPr>
            <w:tcW w:w="4355" w:type="dxa"/>
          </w:tcPr>
          <w:p w14:paraId="32DB2A59" w14:textId="77777777" w:rsidR="00BA0D08" w:rsidRPr="00E60726" w:rsidRDefault="00BA0D08" w:rsidP="007E0B63">
            <w:pPr>
              <w:pStyle w:val="a9"/>
              <w:numPr>
                <w:ilvl w:val="0"/>
                <w:numId w:val="20"/>
              </w:numPr>
            </w:pPr>
            <w:r w:rsidRPr="00E60726">
              <w:t>Во всех указанных случаях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1CF466A2" w14:textId="77777777" w:rsidR="00BA0D08" w:rsidRPr="00775C9A" w:rsidRDefault="00BA0D08" w:rsidP="007E0B63">
            <w:pPr>
              <w:pStyle w:val="a9"/>
              <w:numPr>
                <w:ilvl w:val="0"/>
                <w:numId w:val="20"/>
              </w:numPr>
            </w:pPr>
            <w:r>
              <w:t>О</w:t>
            </w:r>
            <w:r w:rsidRPr="00377B5F">
              <w:t>бработка персональных данных необходима для исполнения договора, стороной которого либо выгодоприобретателем или поручителем, по которому является субъект персональных данных</w:t>
            </w:r>
          </w:p>
        </w:tc>
      </w:tr>
    </w:tbl>
    <w:p w14:paraId="3E84FA42" w14:textId="77777777" w:rsidR="00BA0D08" w:rsidRPr="009824DB" w:rsidRDefault="00BA0D08" w:rsidP="00BA0D08">
      <w:pPr>
        <w:pStyle w:val="af3"/>
        <w:rPr>
          <w:snapToGrid w:val="0"/>
          <w:sz w:val="20"/>
          <w:szCs w:val="20"/>
          <w:highlight w:val="yellow"/>
        </w:rPr>
      </w:pPr>
    </w:p>
    <w:p w14:paraId="0E81973D" w14:textId="4F07CEB5" w:rsidR="00BA0D08" w:rsidRPr="00BA0D08" w:rsidRDefault="00BA0D08" w:rsidP="00BA0D08">
      <w:pPr>
        <w:pStyle w:val="af3"/>
        <w:ind w:firstLine="0"/>
        <w:rPr>
          <w:snapToGrid w:val="0"/>
        </w:rPr>
      </w:pPr>
      <w:bookmarkStart w:id="9" w:name="_Hlk48317046"/>
      <w:r w:rsidRPr="00BA0D08">
        <w:rPr>
          <w:snapToGrid w:val="0"/>
        </w:rPr>
        <w:t>Примерные тестовые задания для проведения контроля знаний по Модулю 2 (тест). Максимальный бал за правильный ответ на каждый вопрос – 1 балл, за весь тест – не более 2</w:t>
      </w:r>
      <w:r w:rsidR="009C0E69">
        <w:rPr>
          <w:snapToGrid w:val="0"/>
        </w:rPr>
        <w:t>5</w:t>
      </w:r>
      <w:r w:rsidRPr="00BA0D08">
        <w:rPr>
          <w:snapToGrid w:val="0"/>
        </w:rPr>
        <w:t xml:space="preserve"> баллов:</w:t>
      </w:r>
    </w:p>
    <w:p w14:paraId="1C93A9CC" w14:textId="77777777" w:rsidR="00BA0D08" w:rsidRPr="00644E75" w:rsidRDefault="00BA0D08" w:rsidP="007E0B63">
      <w:pPr>
        <w:pStyle w:val="a9"/>
        <w:numPr>
          <w:ilvl w:val="0"/>
          <w:numId w:val="38"/>
        </w:numPr>
        <w:spacing w:after="160" w:line="259" w:lineRule="auto"/>
        <w:jc w:val="both"/>
      </w:pPr>
      <w:r w:rsidRPr="00644E75">
        <w:t xml:space="preserve">Как называется атака на </w:t>
      </w:r>
      <w:r>
        <w:t>сохраненную</w:t>
      </w:r>
      <w:r w:rsidRPr="00644E75">
        <w:t xml:space="preserve"> в оперативной памяти</w:t>
      </w:r>
      <w:r>
        <w:t xml:space="preserve"> информацию</w:t>
      </w:r>
      <w:r w:rsidRPr="00644E75">
        <w:t xml:space="preserve"> при некорректном завершении </w:t>
      </w:r>
      <w:r>
        <w:t xml:space="preserve">работы </w:t>
      </w:r>
      <w:r w:rsidRPr="00644E75">
        <w:t>операционной системы</w:t>
      </w:r>
      <w:r>
        <w:t xml:space="preserve"> (отключении электропитания)</w:t>
      </w:r>
      <w:r w:rsidRPr="00644E75">
        <w:t>: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644E75" w14:paraId="23CB18DC" w14:textId="77777777" w:rsidTr="00B105A6">
        <w:tc>
          <w:tcPr>
            <w:tcW w:w="4355" w:type="dxa"/>
          </w:tcPr>
          <w:p w14:paraId="67E5B825" w14:textId="77777777" w:rsidR="00BA0D08" w:rsidRPr="00644E75" w:rsidRDefault="00BA0D08" w:rsidP="007E0B63">
            <w:pPr>
              <w:pStyle w:val="a9"/>
              <w:numPr>
                <w:ilvl w:val="0"/>
                <w:numId w:val="21"/>
              </w:numPr>
            </w:pPr>
            <w:r w:rsidRPr="00644E75">
              <w:t xml:space="preserve">Rowhammer </w:t>
            </w:r>
            <w:r>
              <w:t>Attack</w:t>
            </w:r>
          </w:p>
        </w:tc>
        <w:tc>
          <w:tcPr>
            <w:tcW w:w="4280" w:type="dxa"/>
          </w:tcPr>
          <w:p w14:paraId="72D656C1" w14:textId="77777777" w:rsidR="00BA0D08" w:rsidRPr="00644E75" w:rsidRDefault="00BA0D08" w:rsidP="007E0B63">
            <w:pPr>
              <w:pStyle w:val="a9"/>
              <w:numPr>
                <w:ilvl w:val="0"/>
                <w:numId w:val="21"/>
              </w:numPr>
            </w:pPr>
            <w:r>
              <w:rPr>
                <w:lang w:val="en-US"/>
              </w:rPr>
              <w:t>Safe Boot Attack</w:t>
            </w:r>
          </w:p>
        </w:tc>
      </w:tr>
      <w:tr w:rsidR="00BA0D08" w:rsidRPr="00644E75" w14:paraId="4B0F2BB8" w14:textId="77777777" w:rsidTr="00B105A6">
        <w:tc>
          <w:tcPr>
            <w:tcW w:w="4355" w:type="dxa"/>
          </w:tcPr>
          <w:p w14:paraId="41857561" w14:textId="77777777" w:rsidR="00BA0D08" w:rsidRPr="00E60726" w:rsidRDefault="00BA0D08" w:rsidP="007E0B63">
            <w:pPr>
              <w:pStyle w:val="a9"/>
              <w:numPr>
                <w:ilvl w:val="0"/>
                <w:numId w:val="21"/>
              </w:numPr>
            </w:pPr>
            <w:r w:rsidRPr="00E60726">
              <w:rPr>
                <w:lang w:val="en-US"/>
              </w:rPr>
              <w:t>Cold</w:t>
            </w:r>
            <w:r w:rsidRPr="00E60726">
              <w:t xml:space="preserve"> </w:t>
            </w:r>
            <w:r w:rsidRPr="00E60726">
              <w:rPr>
                <w:lang w:val="en-US"/>
              </w:rPr>
              <w:t>Boot</w:t>
            </w:r>
            <w:r w:rsidRPr="00E60726">
              <w:t xml:space="preserve"> </w:t>
            </w:r>
            <w:r w:rsidRPr="00E60726">
              <w:rPr>
                <w:lang w:val="en-US"/>
              </w:rPr>
              <w:t>Attack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280" w:type="dxa"/>
          </w:tcPr>
          <w:p w14:paraId="37F4F2B0" w14:textId="77777777" w:rsidR="00BA0D08" w:rsidRPr="00644E75" w:rsidRDefault="00BA0D08" w:rsidP="007E0B63">
            <w:pPr>
              <w:pStyle w:val="a9"/>
              <w:numPr>
                <w:ilvl w:val="0"/>
                <w:numId w:val="21"/>
              </w:numPr>
            </w:pPr>
            <w:r>
              <w:rPr>
                <w:lang w:val="en-US"/>
              </w:rPr>
              <w:t>RAM Atack</w:t>
            </w:r>
          </w:p>
        </w:tc>
      </w:tr>
    </w:tbl>
    <w:p w14:paraId="200D0D42" w14:textId="77777777" w:rsidR="00BA0D08" w:rsidRPr="00644E75" w:rsidRDefault="00BA0D08" w:rsidP="007E0B63">
      <w:pPr>
        <w:pStyle w:val="a9"/>
        <w:numPr>
          <w:ilvl w:val="0"/>
          <w:numId w:val="38"/>
        </w:numPr>
        <w:spacing w:after="160" w:line="259" w:lineRule="auto"/>
      </w:pPr>
      <w:r>
        <w:t>Какая из перечисленных аббревиатур не относится к форматам файловой системы</w:t>
      </w:r>
      <w:r w:rsidRPr="00644E75">
        <w:t>: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420EC247" w14:textId="77777777" w:rsidTr="00B105A6">
        <w:tc>
          <w:tcPr>
            <w:tcW w:w="4317" w:type="dxa"/>
          </w:tcPr>
          <w:p w14:paraId="2FC26788" w14:textId="77777777" w:rsidR="00BA0D08" w:rsidRPr="00644E75" w:rsidRDefault="00BA0D08" w:rsidP="007E0B63">
            <w:pPr>
              <w:pStyle w:val="a9"/>
              <w:numPr>
                <w:ilvl w:val="0"/>
                <w:numId w:val="22"/>
              </w:numPr>
            </w:pPr>
            <w:r>
              <w:rPr>
                <w:lang w:val="en-US"/>
              </w:rPr>
              <w:t>NTFS</w:t>
            </w:r>
          </w:p>
        </w:tc>
        <w:tc>
          <w:tcPr>
            <w:tcW w:w="4318" w:type="dxa"/>
          </w:tcPr>
          <w:p w14:paraId="500A9BFB" w14:textId="77777777" w:rsidR="00BA0D08" w:rsidRPr="00644E75" w:rsidRDefault="00BA0D08" w:rsidP="007E0B63">
            <w:pPr>
              <w:pStyle w:val="a9"/>
              <w:numPr>
                <w:ilvl w:val="0"/>
                <w:numId w:val="22"/>
              </w:numPr>
            </w:pPr>
            <w:r>
              <w:rPr>
                <w:lang w:val="en-US"/>
              </w:rPr>
              <w:t>FAT</w:t>
            </w:r>
          </w:p>
        </w:tc>
      </w:tr>
      <w:tr w:rsidR="00BA0D08" w:rsidRPr="00644E75" w14:paraId="05361F95" w14:textId="77777777" w:rsidTr="00B105A6">
        <w:tc>
          <w:tcPr>
            <w:tcW w:w="4317" w:type="dxa"/>
          </w:tcPr>
          <w:p w14:paraId="4B3FEC51" w14:textId="77777777" w:rsidR="00BA0D08" w:rsidRPr="00E60726" w:rsidRDefault="00BA0D08" w:rsidP="007E0B63">
            <w:pPr>
              <w:pStyle w:val="a9"/>
              <w:numPr>
                <w:ilvl w:val="0"/>
                <w:numId w:val="22"/>
              </w:numPr>
            </w:pPr>
            <w:r w:rsidRPr="00E60726">
              <w:rPr>
                <w:lang w:val="en-US"/>
              </w:rPr>
              <w:t>MBR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318" w:type="dxa"/>
          </w:tcPr>
          <w:p w14:paraId="6E59C70D" w14:textId="77777777" w:rsidR="00BA0D08" w:rsidRPr="00644E75" w:rsidRDefault="00BA0D08" w:rsidP="007E0B63">
            <w:pPr>
              <w:pStyle w:val="a9"/>
              <w:numPr>
                <w:ilvl w:val="0"/>
                <w:numId w:val="22"/>
              </w:numPr>
            </w:pPr>
            <w:r>
              <w:rPr>
                <w:lang w:val="en-US"/>
              </w:rPr>
              <w:t>EXT3</w:t>
            </w:r>
          </w:p>
        </w:tc>
      </w:tr>
    </w:tbl>
    <w:p w14:paraId="0866534D" w14:textId="77777777" w:rsidR="00BA0D08" w:rsidRDefault="00BA0D08" w:rsidP="007E0B63">
      <w:pPr>
        <w:pStyle w:val="a9"/>
        <w:numPr>
          <w:ilvl w:val="0"/>
          <w:numId w:val="38"/>
        </w:numPr>
        <w:spacing w:after="160" w:line="259" w:lineRule="auto"/>
      </w:pPr>
      <w:r>
        <w:t xml:space="preserve">Как называется атака, заключающаяся в </w:t>
      </w:r>
      <w:r w:rsidRPr="000E1434">
        <w:t>перепрошивк</w:t>
      </w:r>
      <w:r>
        <w:t>е</w:t>
      </w:r>
      <w:r w:rsidRPr="000E1434">
        <w:t xml:space="preserve"> некоторых USB-устройств, </w:t>
      </w:r>
      <w:r>
        <w:t>с целью</w:t>
      </w:r>
      <w:r w:rsidRPr="000E1434">
        <w:t xml:space="preserve"> заставить устройство имитировать </w:t>
      </w:r>
      <w:r>
        <w:t>какое-то</w:t>
      </w:r>
      <w:r w:rsidRPr="000E1434">
        <w:t xml:space="preserve"> другое устройство</w:t>
      </w:r>
      <w:r>
        <w:t xml:space="preserve"> (например флешка, имитирующая клавиатуру):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2ACB2026" w14:textId="77777777" w:rsidTr="00B105A6">
        <w:tc>
          <w:tcPr>
            <w:tcW w:w="4317" w:type="dxa"/>
          </w:tcPr>
          <w:p w14:paraId="58965EFA" w14:textId="77777777" w:rsidR="00BA0D08" w:rsidRPr="00E60726" w:rsidRDefault="00BA0D08" w:rsidP="007E0B63">
            <w:pPr>
              <w:pStyle w:val="a9"/>
              <w:numPr>
                <w:ilvl w:val="0"/>
                <w:numId w:val="23"/>
              </w:numPr>
            </w:pPr>
            <w:r w:rsidRPr="00E60726">
              <w:rPr>
                <w:lang w:val="en-US"/>
              </w:rPr>
              <w:t>BadUSB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318" w:type="dxa"/>
          </w:tcPr>
          <w:p w14:paraId="1BC68AE4" w14:textId="77777777" w:rsidR="00BA0D08" w:rsidRPr="00644E75" w:rsidRDefault="00BA0D08" w:rsidP="007E0B63">
            <w:pPr>
              <w:pStyle w:val="a9"/>
              <w:numPr>
                <w:ilvl w:val="0"/>
                <w:numId w:val="23"/>
              </w:numPr>
            </w:pPr>
            <w:r>
              <w:rPr>
                <w:lang w:val="en-US"/>
              </w:rPr>
              <w:t>USBemul</w:t>
            </w:r>
          </w:p>
        </w:tc>
      </w:tr>
      <w:tr w:rsidR="00BA0D08" w:rsidRPr="00644E75" w14:paraId="265C534D" w14:textId="77777777" w:rsidTr="00B105A6">
        <w:tc>
          <w:tcPr>
            <w:tcW w:w="4317" w:type="dxa"/>
          </w:tcPr>
          <w:p w14:paraId="4D9D2B0B" w14:textId="77777777" w:rsidR="00BA0D08" w:rsidRPr="005D1AAE" w:rsidRDefault="00BA0D08" w:rsidP="007E0B63">
            <w:pPr>
              <w:pStyle w:val="a9"/>
              <w:numPr>
                <w:ilvl w:val="0"/>
                <w:numId w:val="23"/>
              </w:numPr>
            </w:pPr>
            <w:r>
              <w:rPr>
                <w:lang w:val="en-US"/>
              </w:rPr>
              <w:t>USBcrack</w:t>
            </w:r>
          </w:p>
        </w:tc>
        <w:tc>
          <w:tcPr>
            <w:tcW w:w="4318" w:type="dxa"/>
          </w:tcPr>
          <w:p w14:paraId="21892BA6" w14:textId="77777777" w:rsidR="00BA0D08" w:rsidRPr="00644E75" w:rsidRDefault="00BA0D08" w:rsidP="007E0B63">
            <w:pPr>
              <w:pStyle w:val="a9"/>
              <w:numPr>
                <w:ilvl w:val="0"/>
                <w:numId w:val="23"/>
              </w:numPr>
            </w:pPr>
            <w:r>
              <w:rPr>
                <w:lang w:val="en-US"/>
              </w:rPr>
              <w:t>HackUSB</w:t>
            </w:r>
          </w:p>
        </w:tc>
      </w:tr>
    </w:tbl>
    <w:p w14:paraId="3EF47C33" w14:textId="77777777" w:rsidR="00BA0D08" w:rsidRDefault="00BA0D08" w:rsidP="007E0B63">
      <w:pPr>
        <w:pStyle w:val="a9"/>
        <w:numPr>
          <w:ilvl w:val="0"/>
          <w:numId w:val="38"/>
        </w:numPr>
        <w:spacing w:after="160" w:line="259" w:lineRule="auto"/>
      </w:pPr>
      <w:r>
        <w:t>В чем основное отличие «Быстрого» форматирования от «Полного»?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43B55A20" w14:textId="77777777" w:rsidTr="00B105A6">
        <w:tc>
          <w:tcPr>
            <w:tcW w:w="4317" w:type="dxa"/>
          </w:tcPr>
          <w:p w14:paraId="444D9874" w14:textId="77777777" w:rsidR="00BA0D08" w:rsidRPr="00373369" w:rsidRDefault="00BA0D08" w:rsidP="007E0B63">
            <w:pPr>
              <w:pStyle w:val="a9"/>
              <w:numPr>
                <w:ilvl w:val="0"/>
                <w:numId w:val="24"/>
              </w:numPr>
            </w:pPr>
            <w:r>
              <w:t>Быстрое форматирование не влияет на производительность системы</w:t>
            </w:r>
          </w:p>
        </w:tc>
        <w:tc>
          <w:tcPr>
            <w:tcW w:w="4318" w:type="dxa"/>
          </w:tcPr>
          <w:p w14:paraId="6FDE7181" w14:textId="77777777" w:rsidR="00BA0D08" w:rsidRPr="00644E75" w:rsidRDefault="00BA0D08" w:rsidP="007E0B63">
            <w:pPr>
              <w:pStyle w:val="a9"/>
              <w:numPr>
                <w:ilvl w:val="0"/>
                <w:numId w:val="24"/>
              </w:numPr>
            </w:pPr>
            <w:r>
              <w:t>Быстрое форматирование восстанавливает повреждённые секторы диска</w:t>
            </w:r>
          </w:p>
        </w:tc>
      </w:tr>
      <w:tr w:rsidR="00BA0D08" w:rsidRPr="00644E75" w14:paraId="0E05A255" w14:textId="77777777" w:rsidTr="00B105A6">
        <w:tc>
          <w:tcPr>
            <w:tcW w:w="4317" w:type="dxa"/>
          </w:tcPr>
          <w:p w14:paraId="1F4F45A2" w14:textId="77777777" w:rsidR="00BA0D08" w:rsidRPr="005D1AAE" w:rsidRDefault="00BA0D08" w:rsidP="007E0B63">
            <w:pPr>
              <w:pStyle w:val="a9"/>
              <w:numPr>
                <w:ilvl w:val="0"/>
                <w:numId w:val="24"/>
              </w:numPr>
            </w:pPr>
            <w:r>
              <w:t xml:space="preserve">Быстрое форматирование продляет срок службы </w:t>
            </w:r>
            <w:r>
              <w:rPr>
                <w:lang w:val="en-US"/>
              </w:rPr>
              <w:t>HDD</w:t>
            </w:r>
          </w:p>
        </w:tc>
        <w:tc>
          <w:tcPr>
            <w:tcW w:w="4318" w:type="dxa"/>
          </w:tcPr>
          <w:p w14:paraId="3F2F20AF" w14:textId="77777777" w:rsidR="00BA0D08" w:rsidRPr="00E60726" w:rsidRDefault="00BA0D08" w:rsidP="007E0B63">
            <w:pPr>
              <w:pStyle w:val="a9"/>
              <w:numPr>
                <w:ilvl w:val="0"/>
                <w:numId w:val="24"/>
              </w:numPr>
            </w:pPr>
            <w:r w:rsidRPr="00E60726">
              <w:t xml:space="preserve">Быстрое форматирование фактически не удаляет данные с </w:t>
            </w:r>
            <w:r w:rsidRPr="00E60726">
              <w:rPr>
                <w:lang w:val="en-US"/>
              </w:rPr>
              <w:t>HDD</w:t>
            </w:r>
            <w:r>
              <w:t xml:space="preserve"> </w:t>
            </w:r>
            <w:r w:rsidRPr="00E60726">
              <w:t>(правильный ответ)</w:t>
            </w:r>
          </w:p>
        </w:tc>
      </w:tr>
    </w:tbl>
    <w:p w14:paraId="093158AB" w14:textId="77777777" w:rsidR="00BA0D08" w:rsidRDefault="00BA0D08" w:rsidP="007E0B63">
      <w:pPr>
        <w:pStyle w:val="a9"/>
        <w:numPr>
          <w:ilvl w:val="0"/>
          <w:numId w:val="38"/>
        </w:numPr>
        <w:spacing w:after="160" w:line="259" w:lineRule="auto"/>
      </w:pPr>
      <w:r>
        <w:t xml:space="preserve">Возможно ли восстановить удалённые данные с </w:t>
      </w:r>
      <w:r>
        <w:rPr>
          <w:lang w:val="en-US"/>
        </w:rPr>
        <w:t>SSD</w:t>
      </w:r>
      <w:r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092B9E1C" w14:textId="77777777" w:rsidTr="00B105A6">
        <w:tc>
          <w:tcPr>
            <w:tcW w:w="4317" w:type="dxa"/>
          </w:tcPr>
          <w:p w14:paraId="45235E07" w14:textId="77777777" w:rsidR="00BA0D08" w:rsidRPr="00373369" w:rsidRDefault="00BA0D08" w:rsidP="007E0B63">
            <w:pPr>
              <w:pStyle w:val="a9"/>
              <w:numPr>
                <w:ilvl w:val="0"/>
                <w:numId w:val="25"/>
              </w:numPr>
            </w:pPr>
            <w:r>
              <w:lastRenderedPageBreak/>
              <w:t xml:space="preserve">Да. Но только если данные были удалены в операционной системе </w:t>
            </w:r>
            <w:r>
              <w:rPr>
                <w:lang w:val="en-US"/>
              </w:rPr>
              <w:t>Windows</w:t>
            </w:r>
            <w:r w:rsidRPr="000746DC">
              <w:t xml:space="preserve"> 7 </w:t>
            </w:r>
            <w:r>
              <w:t>и выше</w:t>
            </w:r>
          </w:p>
        </w:tc>
        <w:tc>
          <w:tcPr>
            <w:tcW w:w="4318" w:type="dxa"/>
          </w:tcPr>
          <w:p w14:paraId="78DB1E70" w14:textId="77777777" w:rsidR="00BA0D08" w:rsidRPr="00E60726" w:rsidRDefault="00BA0D08" w:rsidP="007E0B63">
            <w:pPr>
              <w:pStyle w:val="a9"/>
              <w:numPr>
                <w:ilvl w:val="0"/>
                <w:numId w:val="25"/>
              </w:numPr>
            </w:pPr>
            <w:r w:rsidRPr="00E60726">
              <w:t xml:space="preserve">Да. Но только если данные были удалены в операционной системе без поддержки команды </w:t>
            </w:r>
            <w:r w:rsidRPr="00E60726">
              <w:rPr>
                <w:lang w:val="en-US"/>
              </w:rPr>
              <w:t>TRIM</w:t>
            </w:r>
            <w:r>
              <w:t xml:space="preserve"> </w:t>
            </w:r>
            <w:r w:rsidRPr="00E60726">
              <w:t>(правильный от</w:t>
            </w:r>
            <w:r>
              <w:t>в</w:t>
            </w:r>
            <w:r w:rsidRPr="00E60726">
              <w:t>ет)</w:t>
            </w:r>
          </w:p>
        </w:tc>
      </w:tr>
      <w:tr w:rsidR="00BA0D08" w:rsidRPr="00644E75" w14:paraId="06160287" w14:textId="77777777" w:rsidTr="00B105A6">
        <w:tc>
          <w:tcPr>
            <w:tcW w:w="4317" w:type="dxa"/>
          </w:tcPr>
          <w:p w14:paraId="695D4F8B" w14:textId="77777777" w:rsidR="00BA0D08" w:rsidRPr="005D1AAE" w:rsidRDefault="00BA0D08" w:rsidP="007E0B63">
            <w:pPr>
              <w:pStyle w:val="a9"/>
              <w:numPr>
                <w:ilvl w:val="0"/>
                <w:numId w:val="25"/>
              </w:numPr>
            </w:pPr>
            <w:r>
              <w:t>Нет</w:t>
            </w:r>
          </w:p>
        </w:tc>
        <w:tc>
          <w:tcPr>
            <w:tcW w:w="4318" w:type="dxa"/>
          </w:tcPr>
          <w:p w14:paraId="3BC16A41" w14:textId="77777777" w:rsidR="00BA0D08" w:rsidRPr="000746DC" w:rsidRDefault="00BA0D08" w:rsidP="007E0B63">
            <w:pPr>
              <w:pStyle w:val="a9"/>
              <w:numPr>
                <w:ilvl w:val="0"/>
                <w:numId w:val="25"/>
              </w:numPr>
            </w:pPr>
            <w:r>
              <w:t>Да. Но только в течение ограниченного периода времени</w:t>
            </w:r>
          </w:p>
        </w:tc>
      </w:tr>
    </w:tbl>
    <w:p w14:paraId="156BB064" w14:textId="77777777" w:rsidR="00BA0D08" w:rsidRDefault="00BA0D08" w:rsidP="007E0B63">
      <w:pPr>
        <w:pStyle w:val="a9"/>
        <w:numPr>
          <w:ilvl w:val="0"/>
          <w:numId w:val="38"/>
        </w:numPr>
        <w:spacing w:after="160" w:line="259" w:lineRule="auto"/>
      </w:pPr>
      <w:r>
        <w:t>Какой орган отвечает за сертификацию СКЗИ?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58DB537D" w14:textId="77777777" w:rsidTr="00B105A6">
        <w:tc>
          <w:tcPr>
            <w:tcW w:w="4317" w:type="dxa"/>
          </w:tcPr>
          <w:p w14:paraId="5F5A9A68" w14:textId="77777777" w:rsidR="00BA0D08" w:rsidRPr="00E60726" w:rsidRDefault="00BA0D08" w:rsidP="007E0B63">
            <w:pPr>
              <w:pStyle w:val="a9"/>
              <w:numPr>
                <w:ilvl w:val="0"/>
                <w:numId w:val="26"/>
              </w:numPr>
            </w:pPr>
            <w:r w:rsidRPr="00E60726">
              <w:t>ФСБ России</w:t>
            </w:r>
            <w:r>
              <w:t xml:space="preserve"> </w:t>
            </w:r>
            <w:r w:rsidRPr="00E60726">
              <w:t>(правильный ответ)</w:t>
            </w:r>
          </w:p>
        </w:tc>
        <w:tc>
          <w:tcPr>
            <w:tcW w:w="4318" w:type="dxa"/>
          </w:tcPr>
          <w:p w14:paraId="31E27CD2" w14:textId="77777777" w:rsidR="00BA0D08" w:rsidRPr="00B32C2F" w:rsidRDefault="00BA0D08" w:rsidP="007E0B63">
            <w:pPr>
              <w:pStyle w:val="a9"/>
              <w:numPr>
                <w:ilvl w:val="0"/>
                <w:numId w:val="26"/>
              </w:numPr>
            </w:pPr>
            <w:r>
              <w:t>ФСТЭК России</w:t>
            </w:r>
          </w:p>
        </w:tc>
      </w:tr>
      <w:tr w:rsidR="00BA0D08" w:rsidRPr="00644E75" w14:paraId="40DE5D87" w14:textId="77777777" w:rsidTr="00B105A6">
        <w:tc>
          <w:tcPr>
            <w:tcW w:w="4317" w:type="dxa"/>
          </w:tcPr>
          <w:p w14:paraId="711EBC06" w14:textId="77777777" w:rsidR="00BA0D08" w:rsidRPr="005D1AAE" w:rsidRDefault="00BA0D08" w:rsidP="007E0B63">
            <w:pPr>
              <w:pStyle w:val="a9"/>
              <w:numPr>
                <w:ilvl w:val="0"/>
                <w:numId w:val="26"/>
              </w:numPr>
            </w:pPr>
            <w:r>
              <w:t xml:space="preserve">Роскомнадзор </w:t>
            </w:r>
          </w:p>
        </w:tc>
        <w:tc>
          <w:tcPr>
            <w:tcW w:w="4318" w:type="dxa"/>
          </w:tcPr>
          <w:p w14:paraId="4320154F" w14:textId="77777777" w:rsidR="00BA0D08" w:rsidRPr="000746DC" w:rsidRDefault="00BA0D08" w:rsidP="007E0B63">
            <w:pPr>
              <w:pStyle w:val="a9"/>
              <w:numPr>
                <w:ilvl w:val="0"/>
                <w:numId w:val="26"/>
              </w:numPr>
            </w:pPr>
            <w:r>
              <w:t>Минкомсвязь России</w:t>
            </w:r>
          </w:p>
        </w:tc>
      </w:tr>
    </w:tbl>
    <w:p w14:paraId="2DB6D81D" w14:textId="77777777" w:rsidR="00BA0D08" w:rsidRDefault="00BA0D08" w:rsidP="007E0B63">
      <w:pPr>
        <w:pStyle w:val="a9"/>
        <w:numPr>
          <w:ilvl w:val="0"/>
          <w:numId w:val="38"/>
        </w:numPr>
        <w:spacing w:after="160" w:line="259" w:lineRule="auto"/>
      </w:pPr>
      <w:r>
        <w:t>Какой орган отвечает за сертификацию СЗИ от НСД?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136A0167" w14:textId="77777777" w:rsidTr="00B105A6">
        <w:tc>
          <w:tcPr>
            <w:tcW w:w="4317" w:type="dxa"/>
          </w:tcPr>
          <w:p w14:paraId="5A8DA2BB" w14:textId="77777777" w:rsidR="00BA0D08" w:rsidRPr="0024014B" w:rsidRDefault="00BA0D08" w:rsidP="007E0B63">
            <w:pPr>
              <w:pStyle w:val="a9"/>
              <w:numPr>
                <w:ilvl w:val="0"/>
                <w:numId w:val="27"/>
              </w:numPr>
            </w:pPr>
            <w:r w:rsidRPr="0024014B">
              <w:t>ФСБ России</w:t>
            </w:r>
          </w:p>
        </w:tc>
        <w:tc>
          <w:tcPr>
            <w:tcW w:w="4318" w:type="dxa"/>
          </w:tcPr>
          <w:p w14:paraId="06A8C3BE" w14:textId="77777777" w:rsidR="00BA0D08" w:rsidRPr="00E60726" w:rsidRDefault="00BA0D08" w:rsidP="007E0B63">
            <w:pPr>
              <w:pStyle w:val="a9"/>
              <w:numPr>
                <w:ilvl w:val="0"/>
                <w:numId w:val="27"/>
              </w:numPr>
            </w:pPr>
            <w:r w:rsidRPr="00E60726">
              <w:t>ФСТЭК России</w:t>
            </w:r>
            <w:r>
              <w:t xml:space="preserve"> </w:t>
            </w:r>
            <w:r w:rsidRPr="00E60726">
              <w:t>(правильный ответ)</w:t>
            </w:r>
          </w:p>
        </w:tc>
      </w:tr>
      <w:tr w:rsidR="00BA0D08" w:rsidRPr="00644E75" w14:paraId="1022876D" w14:textId="77777777" w:rsidTr="00B105A6">
        <w:tc>
          <w:tcPr>
            <w:tcW w:w="4317" w:type="dxa"/>
          </w:tcPr>
          <w:p w14:paraId="64C49ACB" w14:textId="77777777" w:rsidR="00BA0D08" w:rsidRPr="005D1AAE" w:rsidRDefault="00BA0D08" w:rsidP="007E0B63">
            <w:pPr>
              <w:pStyle w:val="a9"/>
              <w:numPr>
                <w:ilvl w:val="0"/>
                <w:numId w:val="27"/>
              </w:numPr>
            </w:pPr>
            <w:r>
              <w:t xml:space="preserve">Роскомнадзор </w:t>
            </w:r>
          </w:p>
        </w:tc>
        <w:tc>
          <w:tcPr>
            <w:tcW w:w="4318" w:type="dxa"/>
          </w:tcPr>
          <w:p w14:paraId="6573376F" w14:textId="77777777" w:rsidR="00BA0D08" w:rsidRPr="000746DC" w:rsidRDefault="00BA0D08" w:rsidP="007E0B63">
            <w:pPr>
              <w:pStyle w:val="a9"/>
              <w:numPr>
                <w:ilvl w:val="0"/>
                <w:numId w:val="27"/>
              </w:numPr>
            </w:pPr>
            <w:r>
              <w:t>Минкомсвязь России</w:t>
            </w:r>
          </w:p>
        </w:tc>
      </w:tr>
    </w:tbl>
    <w:p w14:paraId="17B21BDE" w14:textId="77777777" w:rsidR="00BA0D08" w:rsidRDefault="00BA0D08" w:rsidP="007E0B63">
      <w:pPr>
        <w:pStyle w:val="a9"/>
        <w:numPr>
          <w:ilvl w:val="0"/>
          <w:numId w:val="38"/>
        </w:numPr>
        <w:spacing w:after="160" w:line="259" w:lineRule="auto"/>
      </w:pPr>
      <w:r>
        <w:t xml:space="preserve">Как называет процедура </w:t>
      </w:r>
      <w:r w:rsidRPr="004B79E0">
        <w:t>по выявлению электронных устройств, предназначенных для негласного получения информации в технических средствах</w:t>
      </w:r>
      <w:r>
        <w:t>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318"/>
      </w:tblGrid>
      <w:tr w:rsidR="00BA0D08" w:rsidRPr="00644E75" w14:paraId="33000D0F" w14:textId="77777777" w:rsidTr="00B105A6">
        <w:tc>
          <w:tcPr>
            <w:tcW w:w="4317" w:type="dxa"/>
          </w:tcPr>
          <w:p w14:paraId="26E3E120" w14:textId="77777777" w:rsidR="00BA0D08" w:rsidRPr="0024014B" w:rsidRDefault="00BA0D08" w:rsidP="007E0B63">
            <w:pPr>
              <w:pStyle w:val="a9"/>
              <w:numPr>
                <w:ilvl w:val="0"/>
                <w:numId w:val="28"/>
              </w:numPr>
            </w:pPr>
            <w:r>
              <w:t>Специальные исследования</w:t>
            </w:r>
          </w:p>
        </w:tc>
        <w:tc>
          <w:tcPr>
            <w:tcW w:w="4318" w:type="dxa"/>
          </w:tcPr>
          <w:p w14:paraId="0F405B6D" w14:textId="77777777" w:rsidR="00BA0D08" w:rsidRPr="00E60726" w:rsidRDefault="00BA0D08" w:rsidP="007E0B63">
            <w:pPr>
              <w:pStyle w:val="a9"/>
              <w:numPr>
                <w:ilvl w:val="0"/>
                <w:numId w:val="28"/>
              </w:numPr>
            </w:pPr>
            <w:r w:rsidRPr="00E60726">
              <w:t>Специальная проверка</w:t>
            </w:r>
            <w:r>
              <w:t xml:space="preserve"> </w:t>
            </w:r>
            <w:r w:rsidRPr="00E60726">
              <w:t>(правильный ответ)</w:t>
            </w:r>
          </w:p>
        </w:tc>
      </w:tr>
      <w:tr w:rsidR="00BA0D08" w:rsidRPr="00644E75" w14:paraId="3ED37E2A" w14:textId="77777777" w:rsidTr="00B105A6">
        <w:tc>
          <w:tcPr>
            <w:tcW w:w="4317" w:type="dxa"/>
          </w:tcPr>
          <w:p w14:paraId="2401D596" w14:textId="77777777" w:rsidR="00BA0D08" w:rsidRPr="005D1AAE" w:rsidRDefault="00BA0D08" w:rsidP="007E0B63">
            <w:pPr>
              <w:pStyle w:val="a9"/>
              <w:numPr>
                <w:ilvl w:val="0"/>
                <w:numId w:val="28"/>
              </w:numPr>
            </w:pPr>
            <w:r>
              <w:t xml:space="preserve">Специальное обследование </w:t>
            </w:r>
          </w:p>
        </w:tc>
        <w:tc>
          <w:tcPr>
            <w:tcW w:w="4318" w:type="dxa"/>
          </w:tcPr>
          <w:p w14:paraId="756BACDD" w14:textId="77777777" w:rsidR="00BA0D08" w:rsidRPr="000746DC" w:rsidRDefault="00BA0D08" w:rsidP="007E0B63">
            <w:pPr>
              <w:pStyle w:val="a9"/>
              <w:numPr>
                <w:ilvl w:val="0"/>
                <w:numId w:val="28"/>
              </w:numPr>
            </w:pPr>
            <w:r>
              <w:t>Сертификационные испытания</w:t>
            </w:r>
          </w:p>
        </w:tc>
      </w:tr>
    </w:tbl>
    <w:p w14:paraId="529BF00B" w14:textId="77777777" w:rsidR="00BA0D08" w:rsidRPr="009824DB" w:rsidRDefault="00BA0D08" w:rsidP="00BA0D08">
      <w:pPr>
        <w:pStyle w:val="af3"/>
        <w:ind w:firstLine="0"/>
        <w:rPr>
          <w:b/>
          <w:snapToGrid w:val="0"/>
          <w:highlight w:val="yellow"/>
        </w:rPr>
      </w:pPr>
    </w:p>
    <w:bookmarkEnd w:id="9"/>
    <w:p w14:paraId="4354A738" w14:textId="695191D6" w:rsidR="00BA0D08" w:rsidRPr="00BA0D08" w:rsidRDefault="00BA0D08" w:rsidP="00BA0D08">
      <w:pPr>
        <w:pStyle w:val="af3"/>
        <w:spacing w:before="120"/>
        <w:ind w:firstLine="0"/>
        <w:rPr>
          <w:snapToGrid w:val="0"/>
        </w:rPr>
      </w:pPr>
      <w:r w:rsidRPr="00BA0D08">
        <w:rPr>
          <w:snapToGrid w:val="0"/>
        </w:rPr>
        <w:t>Примерные тестовые задания для проведения контроля знаний по Модулю 3 (тест). Максимальный бал за правильный ответ на каждый вопрос – 1 балл, за весь тест – не более 2</w:t>
      </w:r>
      <w:r w:rsidR="009C0E69">
        <w:rPr>
          <w:snapToGrid w:val="0"/>
        </w:rPr>
        <w:t>5</w:t>
      </w:r>
      <w:r w:rsidRPr="00BA0D08">
        <w:rPr>
          <w:snapToGrid w:val="0"/>
        </w:rPr>
        <w:t xml:space="preserve"> баллов:</w:t>
      </w:r>
    </w:p>
    <w:p w14:paraId="219FE54A" w14:textId="77777777" w:rsidR="00BA0D08" w:rsidRPr="00E60726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E60726">
        <w:t>Психологическое манипулирование людьми с целью совершения определенных действий или разглашения конфиденциальной информации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4"/>
        <w:gridCol w:w="4253"/>
      </w:tblGrid>
      <w:tr w:rsidR="00BA0D08" w:rsidRPr="004A12FB" w14:paraId="26B636FA" w14:textId="77777777" w:rsidTr="00B105A6">
        <w:tc>
          <w:tcPr>
            <w:tcW w:w="4394" w:type="dxa"/>
          </w:tcPr>
          <w:p w14:paraId="0E2C0879" w14:textId="77777777" w:rsidR="00BA0D08" w:rsidRPr="00E60726" w:rsidRDefault="00BA0D08" w:rsidP="007E0B63">
            <w:pPr>
              <w:pStyle w:val="a9"/>
              <w:numPr>
                <w:ilvl w:val="0"/>
                <w:numId w:val="39"/>
              </w:numPr>
            </w:pPr>
            <w:r w:rsidRPr="00E60726">
              <w:t xml:space="preserve"> Фишинг</w:t>
            </w:r>
          </w:p>
        </w:tc>
        <w:tc>
          <w:tcPr>
            <w:tcW w:w="4253" w:type="dxa"/>
          </w:tcPr>
          <w:p w14:paraId="4A4DD376" w14:textId="77777777" w:rsidR="00BA0D08" w:rsidRPr="00E60726" w:rsidRDefault="00BA0D08" w:rsidP="007E0B63">
            <w:pPr>
              <w:pStyle w:val="a9"/>
              <w:numPr>
                <w:ilvl w:val="0"/>
                <w:numId w:val="39"/>
              </w:numPr>
            </w:pPr>
            <w:r w:rsidRPr="00E60726">
              <w:t xml:space="preserve"> Социальная инженерия (правильный ответ)</w:t>
            </w:r>
          </w:p>
        </w:tc>
      </w:tr>
      <w:tr w:rsidR="00BA0D08" w:rsidRPr="004A12FB" w14:paraId="7B1AF5CD" w14:textId="77777777" w:rsidTr="00B105A6">
        <w:tc>
          <w:tcPr>
            <w:tcW w:w="4394" w:type="dxa"/>
          </w:tcPr>
          <w:p w14:paraId="3767D7E2" w14:textId="77777777" w:rsidR="00BA0D08" w:rsidRPr="00E60726" w:rsidRDefault="00BA0D08" w:rsidP="007E0B63">
            <w:pPr>
              <w:pStyle w:val="a9"/>
              <w:numPr>
                <w:ilvl w:val="0"/>
                <w:numId w:val="39"/>
              </w:numPr>
            </w:pPr>
            <w:r w:rsidRPr="00E60726">
              <w:t xml:space="preserve"> Вишинг</w:t>
            </w:r>
          </w:p>
        </w:tc>
        <w:tc>
          <w:tcPr>
            <w:tcW w:w="4253" w:type="dxa"/>
          </w:tcPr>
          <w:p w14:paraId="25D1C262" w14:textId="77777777" w:rsidR="00BA0D08" w:rsidRPr="00E60726" w:rsidRDefault="00BA0D08" w:rsidP="007E0B63">
            <w:pPr>
              <w:pStyle w:val="a9"/>
              <w:numPr>
                <w:ilvl w:val="0"/>
                <w:numId w:val="39"/>
              </w:numPr>
            </w:pPr>
            <w:r w:rsidRPr="00E60726">
              <w:t xml:space="preserve"> Фрикинг</w:t>
            </w:r>
          </w:p>
        </w:tc>
      </w:tr>
    </w:tbl>
    <w:p w14:paraId="5454AF42" w14:textId="77777777" w:rsidR="00BA0D08" w:rsidRDefault="00BA0D08" w:rsidP="00BA0D08">
      <w:pPr>
        <w:pStyle w:val="af3"/>
        <w:rPr>
          <w:szCs w:val="28"/>
        </w:rPr>
      </w:pPr>
    </w:p>
    <w:p w14:paraId="4FD4657F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Вид Интернет – мошенничества, при котором жертву заманивают на поддельный сайт для кражи учетных данных – это …</w:t>
      </w:r>
    </w:p>
    <w:tbl>
      <w:tblPr>
        <w:tblStyle w:val="af1"/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4"/>
        <w:gridCol w:w="4257"/>
      </w:tblGrid>
      <w:tr w:rsidR="00BA0D08" w:rsidRPr="004A12FB" w14:paraId="3AFF8FA5" w14:textId="77777777" w:rsidTr="00B105A6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22468FE8" w14:textId="77777777" w:rsidR="00BA0D08" w:rsidRPr="001B5DA2" w:rsidRDefault="00BA0D08" w:rsidP="007E0B63">
            <w:pPr>
              <w:pStyle w:val="a9"/>
              <w:numPr>
                <w:ilvl w:val="0"/>
                <w:numId w:val="41"/>
              </w:numPr>
            </w:pPr>
            <w:r w:rsidRPr="001B5DA2">
              <w:t>Фишинг (правильный ответ)</w:t>
            </w:r>
          </w:p>
        </w:tc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080B77CC" w14:textId="77777777" w:rsidR="00BA0D08" w:rsidRPr="001B5DA2" w:rsidRDefault="00BA0D08" w:rsidP="007E0B63">
            <w:pPr>
              <w:pStyle w:val="a9"/>
              <w:numPr>
                <w:ilvl w:val="0"/>
                <w:numId w:val="41"/>
              </w:numPr>
            </w:pPr>
            <w:r w:rsidRPr="001B5DA2">
              <w:t xml:space="preserve">Социальная инженерия </w:t>
            </w:r>
          </w:p>
        </w:tc>
      </w:tr>
      <w:tr w:rsidR="00BA0D08" w:rsidRPr="004A12FB" w14:paraId="342CE770" w14:textId="77777777" w:rsidTr="00B105A6">
        <w:tc>
          <w:tcPr>
            <w:tcW w:w="4394" w:type="dxa"/>
            <w:tcBorders>
              <w:top w:val="nil"/>
              <w:left w:val="nil"/>
              <w:bottom w:val="nil"/>
              <w:right w:val="nil"/>
            </w:tcBorders>
          </w:tcPr>
          <w:p w14:paraId="7936922B" w14:textId="77777777" w:rsidR="00BA0D08" w:rsidRPr="001B5DA2" w:rsidRDefault="00BA0D08" w:rsidP="007E0B63">
            <w:pPr>
              <w:pStyle w:val="a9"/>
              <w:numPr>
                <w:ilvl w:val="0"/>
                <w:numId w:val="41"/>
              </w:numPr>
            </w:pPr>
            <w:r w:rsidRPr="001B5DA2">
              <w:t xml:space="preserve"> Вишинг</w:t>
            </w:r>
          </w:p>
        </w:tc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3D9264AC" w14:textId="77777777" w:rsidR="00BA0D08" w:rsidRPr="001B5DA2" w:rsidRDefault="00BA0D08" w:rsidP="007E0B63">
            <w:pPr>
              <w:pStyle w:val="a9"/>
              <w:numPr>
                <w:ilvl w:val="0"/>
                <w:numId w:val="41"/>
              </w:numPr>
            </w:pPr>
            <w:r w:rsidRPr="001B5DA2">
              <w:t>Фрикинг</w:t>
            </w:r>
          </w:p>
        </w:tc>
      </w:tr>
    </w:tbl>
    <w:p w14:paraId="39B77C12" w14:textId="77777777" w:rsidR="00BA0D08" w:rsidRDefault="00BA0D08" w:rsidP="00BA0D08"/>
    <w:p w14:paraId="4F1F83D9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Атака, при которой мошенники, используя телефонную связь под разными предлогами выманивают у держателя платежной карты конфиденциальную информацию или стимулируют к совершению определённых действий со своим карточным счетом, называется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4"/>
        <w:gridCol w:w="4257"/>
      </w:tblGrid>
      <w:tr w:rsidR="00BA0D08" w:rsidRPr="004A12FB" w14:paraId="2D1C25F0" w14:textId="77777777" w:rsidTr="00B105A6">
        <w:tc>
          <w:tcPr>
            <w:tcW w:w="4394" w:type="dxa"/>
          </w:tcPr>
          <w:p w14:paraId="0711F659" w14:textId="77777777" w:rsidR="00BA0D08" w:rsidRPr="001B5DA2" w:rsidRDefault="00BA0D08" w:rsidP="007E0B63">
            <w:pPr>
              <w:pStyle w:val="a9"/>
              <w:numPr>
                <w:ilvl w:val="0"/>
                <w:numId w:val="42"/>
              </w:numPr>
            </w:pPr>
            <w:r w:rsidRPr="001B5DA2">
              <w:t xml:space="preserve"> Фишинг</w:t>
            </w:r>
          </w:p>
        </w:tc>
        <w:tc>
          <w:tcPr>
            <w:tcW w:w="4257" w:type="dxa"/>
          </w:tcPr>
          <w:p w14:paraId="572477FE" w14:textId="77777777" w:rsidR="00BA0D08" w:rsidRPr="001B5DA2" w:rsidRDefault="00BA0D08" w:rsidP="007E0B63">
            <w:pPr>
              <w:pStyle w:val="a9"/>
              <w:numPr>
                <w:ilvl w:val="0"/>
                <w:numId w:val="42"/>
              </w:numPr>
            </w:pPr>
            <w:r w:rsidRPr="001B5DA2">
              <w:t xml:space="preserve">Социальная инженерия </w:t>
            </w:r>
          </w:p>
        </w:tc>
      </w:tr>
      <w:tr w:rsidR="00BA0D08" w:rsidRPr="004A12FB" w14:paraId="4BE70F66" w14:textId="77777777" w:rsidTr="00B105A6">
        <w:tc>
          <w:tcPr>
            <w:tcW w:w="4394" w:type="dxa"/>
          </w:tcPr>
          <w:p w14:paraId="2BE839C9" w14:textId="77777777" w:rsidR="00BA0D08" w:rsidRPr="001B5DA2" w:rsidRDefault="00BA0D08" w:rsidP="007E0B63">
            <w:pPr>
              <w:pStyle w:val="a9"/>
              <w:numPr>
                <w:ilvl w:val="0"/>
                <w:numId w:val="42"/>
              </w:numPr>
            </w:pPr>
            <w:r w:rsidRPr="001B5DA2">
              <w:t xml:space="preserve"> Вишинг (правильный ответ)</w:t>
            </w:r>
          </w:p>
        </w:tc>
        <w:tc>
          <w:tcPr>
            <w:tcW w:w="4257" w:type="dxa"/>
          </w:tcPr>
          <w:p w14:paraId="06FDA672" w14:textId="77777777" w:rsidR="00BA0D08" w:rsidRPr="001B5DA2" w:rsidRDefault="00BA0D08" w:rsidP="007E0B63">
            <w:pPr>
              <w:pStyle w:val="a9"/>
              <w:numPr>
                <w:ilvl w:val="0"/>
                <w:numId w:val="42"/>
              </w:numPr>
            </w:pPr>
            <w:r w:rsidRPr="001B5DA2">
              <w:t>Фрикинг</w:t>
            </w:r>
          </w:p>
        </w:tc>
      </w:tr>
    </w:tbl>
    <w:p w14:paraId="7A46876E" w14:textId="77777777" w:rsidR="00BA0D08" w:rsidRDefault="00BA0D08" w:rsidP="00BA0D08"/>
    <w:p w14:paraId="7EC67CD2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"Квид про кво" – это атака, в которой злоумышленник…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4"/>
        <w:gridCol w:w="4470"/>
      </w:tblGrid>
      <w:tr w:rsidR="00BA0D08" w:rsidRPr="004A12FB" w14:paraId="706ABD33" w14:textId="77777777" w:rsidTr="00B105A6">
        <w:tc>
          <w:tcPr>
            <w:tcW w:w="4394" w:type="dxa"/>
          </w:tcPr>
          <w:p w14:paraId="1FAF79DB" w14:textId="77777777" w:rsidR="00BA0D08" w:rsidRPr="001B5DA2" w:rsidRDefault="00BA0D08" w:rsidP="007E0B63">
            <w:pPr>
              <w:pStyle w:val="a9"/>
              <w:numPr>
                <w:ilvl w:val="0"/>
                <w:numId w:val="43"/>
              </w:numPr>
            </w:pPr>
            <w:r w:rsidRPr="001B5DA2">
              <w:t>подкидывает жертве физический носитель информации с трояном</w:t>
            </w:r>
          </w:p>
        </w:tc>
        <w:tc>
          <w:tcPr>
            <w:tcW w:w="4530" w:type="dxa"/>
          </w:tcPr>
          <w:p w14:paraId="29E279E3" w14:textId="77777777" w:rsidR="00BA0D08" w:rsidRPr="001B5DA2" w:rsidRDefault="00BA0D08" w:rsidP="007E0B63">
            <w:pPr>
              <w:pStyle w:val="a9"/>
              <w:numPr>
                <w:ilvl w:val="0"/>
                <w:numId w:val="43"/>
              </w:numPr>
            </w:pPr>
            <w:r w:rsidRPr="001B5DA2">
              <w:t>выуживает данные по заранее подготовленному сценарию</w:t>
            </w:r>
          </w:p>
        </w:tc>
      </w:tr>
      <w:tr w:rsidR="00BA0D08" w:rsidRPr="004A12FB" w14:paraId="01B4C02F" w14:textId="77777777" w:rsidTr="00B105A6">
        <w:tc>
          <w:tcPr>
            <w:tcW w:w="4394" w:type="dxa"/>
          </w:tcPr>
          <w:p w14:paraId="49E92F29" w14:textId="77777777" w:rsidR="00BA0D08" w:rsidRPr="001B5DA2" w:rsidRDefault="00BA0D08" w:rsidP="007E0B63">
            <w:pPr>
              <w:pStyle w:val="a9"/>
              <w:numPr>
                <w:ilvl w:val="0"/>
                <w:numId w:val="43"/>
              </w:numPr>
            </w:pPr>
            <w:r w:rsidRPr="001B5DA2">
              <w:t xml:space="preserve"> собирает информацию из мусора</w:t>
            </w:r>
          </w:p>
        </w:tc>
        <w:tc>
          <w:tcPr>
            <w:tcW w:w="4530" w:type="dxa"/>
          </w:tcPr>
          <w:p w14:paraId="11C30573" w14:textId="77777777" w:rsidR="00BA0D08" w:rsidRPr="001B5DA2" w:rsidRDefault="00BA0D08" w:rsidP="007E0B63">
            <w:pPr>
              <w:pStyle w:val="a9"/>
              <w:numPr>
                <w:ilvl w:val="0"/>
                <w:numId w:val="43"/>
              </w:numPr>
            </w:pPr>
            <w:r w:rsidRPr="001B5DA2">
              <w:t>создает ситуацию, когда жертва обратиться к нему за помощью (правильный ответ)</w:t>
            </w:r>
          </w:p>
        </w:tc>
      </w:tr>
    </w:tbl>
    <w:p w14:paraId="0E3D6F6B" w14:textId="77777777" w:rsidR="00BA0D08" w:rsidRDefault="00BA0D08" w:rsidP="00BA0D08"/>
    <w:p w14:paraId="65E81305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"Дорожное яблоко" – это атака, в которой злоумышленник…</w:t>
      </w:r>
    </w:p>
    <w:tbl>
      <w:tblPr>
        <w:tblStyle w:val="af1"/>
        <w:tblW w:w="8930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4"/>
        <w:gridCol w:w="4536"/>
      </w:tblGrid>
      <w:tr w:rsidR="00BA0D08" w:rsidRPr="004A12FB" w14:paraId="521A66B5" w14:textId="77777777" w:rsidTr="00B105A6">
        <w:tc>
          <w:tcPr>
            <w:tcW w:w="4394" w:type="dxa"/>
          </w:tcPr>
          <w:p w14:paraId="132E8BAC" w14:textId="77777777" w:rsidR="00BA0D08" w:rsidRPr="001B5DA2" w:rsidRDefault="00BA0D08" w:rsidP="007E0B63">
            <w:pPr>
              <w:pStyle w:val="a9"/>
              <w:numPr>
                <w:ilvl w:val="0"/>
                <w:numId w:val="44"/>
              </w:numPr>
            </w:pPr>
            <w:r w:rsidRPr="001B5DA2">
              <w:lastRenderedPageBreak/>
              <w:t xml:space="preserve"> подкидывает жертве физический носитель информации с трояном</w:t>
            </w:r>
          </w:p>
        </w:tc>
        <w:tc>
          <w:tcPr>
            <w:tcW w:w="4536" w:type="dxa"/>
          </w:tcPr>
          <w:p w14:paraId="7BB10BB0" w14:textId="77777777" w:rsidR="00BA0D08" w:rsidRPr="001B5DA2" w:rsidRDefault="00BA0D08" w:rsidP="007E0B63">
            <w:pPr>
              <w:pStyle w:val="a9"/>
              <w:numPr>
                <w:ilvl w:val="0"/>
                <w:numId w:val="44"/>
              </w:numPr>
            </w:pPr>
            <w:r w:rsidRPr="001B5DA2">
              <w:t xml:space="preserve"> собирает информацию из открытых источников</w:t>
            </w:r>
          </w:p>
        </w:tc>
      </w:tr>
      <w:tr w:rsidR="00BA0D08" w:rsidRPr="004A12FB" w14:paraId="72CCDBC8" w14:textId="77777777" w:rsidTr="00B105A6">
        <w:tc>
          <w:tcPr>
            <w:tcW w:w="4394" w:type="dxa"/>
          </w:tcPr>
          <w:p w14:paraId="59E30CB0" w14:textId="77777777" w:rsidR="00BA0D08" w:rsidRPr="001B5DA2" w:rsidRDefault="00BA0D08" w:rsidP="007E0B63">
            <w:pPr>
              <w:pStyle w:val="a9"/>
              <w:numPr>
                <w:ilvl w:val="0"/>
                <w:numId w:val="44"/>
              </w:numPr>
            </w:pPr>
            <w:r w:rsidRPr="001B5DA2">
              <w:t xml:space="preserve"> собирает информацию из мусора</w:t>
            </w:r>
          </w:p>
        </w:tc>
        <w:tc>
          <w:tcPr>
            <w:tcW w:w="4536" w:type="dxa"/>
          </w:tcPr>
          <w:p w14:paraId="766A9B18" w14:textId="77777777" w:rsidR="00BA0D08" w:rsidRPr="001B5DA2" w:rsidRDefault="00BA0D08" w:rsidP="007E0B63">
            <w:pPr>
              <w:pStyle w:val="a9"/>
              <w:numPr>
                <w:ilvl w:val="0"/>
                <w:numId w:val="44"/>
              </w:numPr>
            </w:pPr>
            <w:r w:rsidRPr="001B5DA2">
              <w:t xml:space="preserve"> создает ситуацию, когда жертва обратиться к нему за помощью (правильный ответ)</w:t>
            </w:r>
          </w:p>
        </w:tc>
      </w:tr>
    </w:tbl>
    <w:p w14:paraId="38186F6F" w14:textId="77777777" w:rsidR="00BA0D08" w:rsidRDefault="00BA0D08" w:rsidP="00BA0D08"/>
    <w:p w14:paraId="1C77BED5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"Претекстинг" – это атака, в которой злоумышленник…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4"/>
        <w:gridCol w:w="4470"/>
      </w:tblGrid>
      <w:tr w:rsidR="00BA0D08" w:rsidRPr="004A12FB" w14:paraId="66FECB37" w14:textId="77777777" w:rsidTr="00B105A6">
        <w:tc>
          <w:tcPr>
            <w:tcW w:w="4394" w:type="dxa"/>
          </w:tcPr>
          <w:p w14:paraId="38E0AC20" w14:textId="77777777" w:rsidR="00BA0D08" w:rsidRPr="001B5DA2" w:rsidRDefault="00BA0D08" w:rsidP="007E0B63">
            <w:pPr>
              <w:pStyle w:val="a9"/>
              <w:numPr>
                <w:ilvl w:val="0"/>
                <w:numId w:val="45"/>
              </w:numPr>
            </w:pPr>
            <w:r w:rsidRPr="001B5DA2">
              <w:t xml:space="preserve"> подкидывает жертве физический носитель информации с трояном</w:t>
            </w:r>
          </w:p>
        </w:tc>
        <w:tc>
          <w:tcPr>
            <w:tcW w:w="4530" w:type="dxa"/>
          </w:tcPr>
          <w:p w14:paraId="1E380AB0" w14:textId="77777777" w:rsidR="00BA0D08" w:rsidRPr="001B5DA2" w:rsidRDefault="00BA0D08" w:rsidP="007E0B63">
            <w:pPr>
              <w:pStyle w:val="a9"/>
              <w:numPr>
                <w:ilvl w:val="0"/>
                <w:numId w:val="45"/>
              </w:numPr>
            </w:pPr>
            <w:r w:rsidRPr="001B5DA2">
              <w:t>выуживает данные по заранее подготовленному сценарию (правильный ответ)</w:t>
            </w:r>
          </w:p>
        </w:tc>
      </w:tr>
      <w:tr w:rsidR="00BA0D08" w:rsidRPr="004A12FB" w14:paraId="14FEC1AE" w14:textId="77777777" w:rsidTr="00B105A6">
        <w:tc>
          <w:tcPr>
            <w:tcW w:w="4394" w:type="dxa"/>
          </w:tcPr>
          <w:p w14:paraId="57C6EF8B" w14:textId="77777777" w:rsidR="00BA0D08" w:rsidRPr="001B5DA2" w:rsidRDefault="00BA0D08" w:rsidP="007E0B63">
            <w:pPr>
              <w:pStyle w:val="a9"/>
              <w:numPr>
                <w:ilvl w:val="0"/>
                <w:numId w:val="45"/>
              </w:numPr>
            </w:pPr>
            <w:r w:rsidRPr="001B5DA2">
              <w:t>собирает информацию из мусора</w:t>
            </w:r>
          </w:p>
        </w:tc>
        <w:tc>
          <w:tcPr>
            <w:tcW w:w="4530" w:type="dxa"/>
          </w:tcPr>
          <w:p w14:paraId="05E09D4A" w14:textId="77777777" w:rsidR="00BA0D08" w:rsidRPr="001B5DA2" w:rsidRDefault="00BA0D08" w:rsidP="007E0B63">
            <w:pPr>
              <w:pStyle w:val="a9"/>
              <w:numPr>
                <w:ilvl w:val="0"/>
                <w:numId w:val="45"/>
              </w:numPr>
            </w:pPr>
            <w:r w:rsidRPr="001B5DA2">
              <w:t xml:space="preserve">создает ситуацию, когда жертва обратиться к нему за помощью </w:t>
            </w:r>
          </w:p>
        </w:tc>
      </w:tr>
    </w:tbl>
    <w:p w14:paraId="0C58E09E" w14:textId="77777777" w:rsidR="00BA0D08" w:rsidRDefault="00BA0D08" w:rsidP="00BA0D08">
      <w:pPr>
        <w:pStyle w:val="af3"/>
        <w:tabs>
          <w:tab w:val="left" w:pos="1418"/>
        </w:tabs>
        <w:ind w:left="360" w:firstLine="0"/>
        <w:rPr>
          <w:szCs w:val="28"/>
        </w:rPr>
      </w:pPr>
    </w:p>
    <w:p w14:paraId="48ADCDE9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Самовоспроизводящийся программный код, который внедряется в установленные программы без согласия пользователя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9"/>
        <w:gridCol w:w="4455"/>
      </w:tblGrid>
      <w:tr w:rsidR="00BA0D08" w:rsidRPr="004A12FB" w14:paraId="36BF8342" w14:textId="77777777" w:rsidTr="00B105A6">
        <w:tc>
          <w:tcPr>
            <w:tcW w:w="4394" w:type="dxa"/>
          </w:tcPr>
          <w:p w14:paraId="4EC14C8B" w14:textId="77777777" w:rsidR="00BA0D08" w:rsidRPr="001B5DA2" w:rsidRDefault="00BA0D08" w:rsidP="007E0B63">
            <w:pPr>
              <w:pStyle w:val="a9"/>
              <w:numPr>
                <w:ilvl w:val="0"/>
                <w:numId w:val="46"/>
              </w:numPr>
            </w:pPr>
            <w:r w:rsidRPr="001B5DA2">
              <w:t xml:space="preserve"> Вирус (правильный ответ)</w:t>
            </w:r>
          </w:p>
        </w:tc>
        <w:tc>
          <w:tcPr>
            <w:tcW w:w="4530" w:type="dxa"/>
          </w:tcPr>
          <w:p w14:paraId="68A255B9" w14:textId="77777777" w:rsidR="00BA0D08" w:rsidRPr="001B5DA2" w:rsidRDefault="00BA0D08" w:rsidP="007E0B63">
            <w:pPr>
              <w:pStyle w:val="a9"/>
              <w:numPr>
                <w:ilvl w:val="0"/>
                <w:numId w:val="46"/>
              </w:numPr>
            </w:pPr>
            <w:r w:rsidRPr="001B5DA2">
              <w:t>Бэкдор</w:t>
            </w:r>
          </w:p>
        </w:tc>
      </w:tr>
      <w:tr w:rsidR="00BA0D08" w:rsidRPr="004A12FB" w14:paraId="4DFB78FF" w14:textId="77777777" w:rsidTr="00B105A6">
        <w:tc>
          <w:tcPr>
            <w:tcW w:w="4394" w:type="dxa"/>
          </w:tcPr>
          <w:p w14:paraId="6C1B47C7" w14:textId="77777777" w:rsidR="00BA0D08" w:rsidRPr="001B5DA2" w:rsidRDefault="00BA0D08" w:rsidP="007E0B63">
            <w:pPr>
              <w:pStyle w:val="a9"/>
              <w:numPr>
                <w:ilvl w:val="0"/>
                <w:numId w:val="46"/>
              </w:numPr>
            </w:pPr>
            <w:r w:rsidRPr="001B5DA2">
              <w:t>Троян</w:t>
            </w:r>
          </w:p>
        </w:tc>
        <w:tc>
          <w:tcPr>
            <w:tcW w:w="4530" w:type="dxa"/>
          </w:tcPr>
          <w:p w14:paraId="6D9D7E19" w14:textId="77777777" w:rsidR="00BA0D08" w:rsidRPr="001B5DA2" w:rsidRDefault="00BA0D08" w:rsidP="007E0B63">
            <w:pPr>
              <w:pStyle w:val="a9"/>
              <w:numPr>
                <w:ilvl w:val="0"/>
                <w:numId w:val="46"/>
              </w:numPr>
            </w:pPr>
            <w:r w:rsidRPr="001B5DA2">
              <w:t>Руткит</w:t>
            </w:r>
          </w:p>
        </w:tc>
      </w:tr>
    </w:tbl>
    <w:p w14:paraId="435DA87A" w14:textId="77777777" w:rsidR="00BA0D08" w:rsidRDefault="00BA0D08" w:rsidP="00BA0D08"/>
    <w:p w14:paraId="7B1521FD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Приложение, которое позволяет честному системному администратору или злобному злоумышленнику управлять вашим компьютером на расстоянии–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472"/>
      </w:tblGrid>
      <w:tr w:rsidR="00BA0D08" w:rsidRPr="004A12FB" w14:paraId="0AD6D040" w14:textId="77777777" w:rsidTr="00B105A6">
        <w:tc>
          <w:tcPr>
            <w:tcW w:w="4394" w:type="dxa"/>
          </w:tcPr>
          <w:p w14:paraId="74C5E6A9" w14:textId="77777777" w:rsidR="00BA0D08" w:rsidRPr="001B5DA2" w:rsidRDefault="00BA0D08" w:rsidP="007E0B63">
            <w:pPr>
              <w:pStyle w:val="a9"/>
              <w:numPr>
                <w:ilvl w:val="0"/>
                <w:numId w:val="47"/>
              </w:numPr>
            </w:pPr>
            <w:r w:rsidRPr="001B5DA2">
              <w:t>Вирус</w:t>
            </w:r>
          </w:p>
        </w:tc>
        <w:tc>
          <w:tcPr>
            <w:tcW w:w="4530" w:type="dxa"/>
          </w:tcPr>
          <w:p w14:paraId="672ED60E" w14:textId="77777777" w:rsidR="00BA0D08" w:rsidRPr="001B5DA2" w:rsidRDefault="00BA0D08" w:rsidP="007E0B63">
            <w:pPr>
              <w:pStyle w:val="a9"/>
              <w:numPr>
                <w:ilvl w:val="0"/>
                <w:numId w:val="47"/>
              </w:numPr>
            </w:pPr>
            <w:r w:rsidRPr="001B5DA2">
              <w:t>Бэкдор (правильный ответ)</w:t>
            </w:r>
          </w:p>
        </w:tc>
      </w:tr>
      <w:tr w:rsidR="00BA0D08" w:rsidRPr="004A12FB" w14:paraId="1889CD10" w14:textId="77777777" w:rsidTr="00B105A6">
        <w:tc>
          <w:tcPr>
            <w:tcW w:w="4394" w:type="dxa"/>
          </w:tcPr>
          <w:p w14:paraId="6DFFCFB5" w14:textId="77777777" w:rsidR="00BA0D08" w:rsidRPr="001B5DA2" w:rsidRDefault="00BA0D08" w:rsidP="007E0B63">
            <w:pPr>
              <w:pStyle w:val="a9"/>
              <w:numPr>
                <w:ilvl w:val="0"/>
                <w:numId w:val="47"/>
              </w:numPr>
            </w:pPr>
            <w:r w:rsidRPr="001B5DA2">
              <w:t xml:space="preserve"> Троян</w:t>
            </w:r>
          </w:p>
        </w:tc>
        <w:tc>
          <w:tcPr>
            <w:tcW w:w="4530" w:type="dxa"/>
          </w:tcPr>
          <w:p w14:paraId="09D05642" w14:textId="77777777" w:rsidR="00BA0D08" w:rsidRPr="001B5DA2" w:rsidRDefault="00BA0D08" w:rsidP="007E0B63">
            <w:pPr>
              <w:pStyle w:val="a9"/>
              <w:numPr>
                <w:ilvl w:val="0"/>
                <w:numId w:val="47"/>
              </w:numPr>
            </w:pPr>
            <w:r w:rsidRPr="001B5DA2">
              <w:t>Руткит</w:t>
            </w:r>
          </w:p>
        </w:tc>
      </w:tr>
    </w:tbl>
    <w:p w14:paraId="798CA34B" w14:textId="77777777" w:rsidR="00BA0D08" w:rsidRDefault="00BA0D08" w:rsidP="00BA0D08"/>
    <w:p w14:paraId="23617533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Вредоносная программа, проникающая в компьютер под видом легитимного программного обеспечения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9"/>
        <w:gridCol w:w="4455"/>
      </w:tblGrid>
      <w:tr w:rsidR="00BA0D08" w:rsidRPr="004A12FB" w14:paraId="1818E5C4" w14:textId="77777777" w:rsidTr="00B105A6">
        <w:tc>
          <w:tcPr>
            <w:tcW w:w="4394" w:type="dxa"/>
          </w:tcPr>
          <w:p w14:paraId="6CD9F03A" w14:textId="77777777" w:rsidR="00BA0D08" w:rsidRPr="001B5DA2" w:rsidRDefault="00BA0D08" w:rsidP="007E0B63">
            <w:pPr>
              <w:pStyle w:val="a9"/>
              <w:numPr>
                <w:ilvl w:val="0"/>
                <w:numId w:val="48"/>
              </w:numPr>
            </w:pPr>
            <w:r w:rsidRPr="001B5DA2">
              <w:t>Вирус</w:t>
            </w:r>
          </w:p>
        </w:tc>
        <w:tc>
          <w:tcPr>
            <w:tcW w:w="4530" w:type="dxa"/>
          </w:tcPr>
          <w:p w14:paraId="7FE1E4F1" w14:textId="77777777" w:rsidR="00BA0D08" w:rsidRPr="001B5DA2" w:rsidRDefault="00BA0D08" w:rsidP="007E0B63">
            <w:pPr>
              <w:pStyle w:val="a9"/>
              <w:numPr>
                <w:ilvl w:val="0"/>
                <w:numId w:val="48"/>
              </w:numPr>
            </w:pPr>
            <w:r w:rsidRPr="001B5DA2">
              <w:t>Бэкдор</w:t>
            </w:r>
          </w:p>
        </w:tc>
      </w:tr>
      <w:tr w:rsidR="00BA0D08" w:rsidRPr="004A12FB" w14:paraId="783005D1" w14:textId="77777777" w:rsidTr="00B105A6">
        <w:trPr>
          <w:trHeight w:val="279"/>
        </w:trPr>
        <w:tc>
          <w:tcPr>
            <w:tcW w:w="4394" w:type="dxa"/>
          </w:tcPr>
          <w:p w14:paraId="0E335F8E" w14:textId="77777777" w:rsidR="00BA0D08" w:rsidRPr="001B5DA2" w:rsidRDefault="00BA0D08" w:rsidP="007E0B63">
            <w:pPr>
              <w:pStyle w:val="a9"/>
              <w:numPr>
                <w:ilvl w:val="0"/>
                <w:numId w:val="48"/>
              </w:numPr>
            </w:pPr>
            <w:r w:rsidRPr="001B5DA2">
              <w:t>Троян (правильный ответ)</w:t>
            </w:r>
          </w:p>
        </w:tc>
        <w:tc>
          <w:tcPr>
            <w:tcW w:w="4530" w:type="dxa"/>
          </w:tcPr>
          <w:p w14:paraId="63E58BC6" w14:textId="77777777" w:rsidR="00BA0D08" w:rsidRPr="001B5DA2" w:rsidRDefault="00BA0D08" w:rsidP="007E0B63">
            <w:pPr>
              <w:pStyle w:val="a9"/>
              <w:numPr>
                <w:ilvl w:val="0"/>
                <w:numId w:val="48"/>
              </w:numPr>
            </w:pPr>
            <w:r w:rsidRPr="001B5DA2">
              <w:t>Руткит</w:t>
            </w:r>
          </w:p>
        </w:tc>
      </w:tr>
    </w:tbl>
    <w:p w14:paraId="655C096D" w14:textId="77777777" w:rsidR="00BA0D08" w:rsidRDefault="00BA0D08" w:rsidP="00BA0D08"/>
    <w:p w14:paraId="16E28706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Вредоносная программа, проникающая в компьютер под видом легитимного программного обеспечения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9"/>
        <w:gridCol w:w="4455"/>
      </w:tblGrid>
      <w:tr w:rsidR="00BA0D08" w:rsidRPr="004A12FB" w14:paraId="1DCEB413" w14:textId="77777777" w:rsidTr="00B105A6">
        <w:tc>
          <w:tcPr>
            <w:tcW w:w="4394" w:type="dxa"/>
          </w:tcPr>
          <w:p w14:paraId="0B629E4A" w14:textId="77777777" w:rsidR="00BA0D08" w:rsidRPr="001B5DA2" w:rsidRDefault="00BA0D08" w:rsidP="007E0B63">
            <w:pPr>
              <w:pStyle w:val="a9"/>
              <w:numPr>
                <w:ilvl w:val="0"/>
                <w:numId w:val="49"/>
              </w:numPr>
            </w:pPr>
            <w:r w:rsidRPr="001B5DA2">
              <w:t>Вирус</w:t>
            </w:r>
          </w:p>
        </w:tc>
        <w:tc>
          <w:tcPr>
            <w:tcW w:w="4530" w:type="dxa"/>
          </w:tcPr>
          <w:p w14:paraId="615F3DB2" w14:textId="77777777" w:rsidR="00BA0D08" w:rsidRPr="001B5DA2" w:rsidRDefault="00BA0D08" w:rsidP="007E0B63">
            <w:pPr>
              <w:pStyle w:val="a9"/>
              <w:numPr>
                <w:ilvl w:val="0"/>
                <w:numId w:val="49"/>
              </w:numPr>
            </w:pPr>
            <w:r w:rsidRPr="001B5DA2">
              <w:t>Бэкдор</w:t>
            </w:r>
          </w:p>
        </w:tc>
      </w:tr>
      <w:tr w:rsidR="00BA0D08" w:rsidRPr="004A12FB" w14:paraId="60D58D7D" w14:textId="77777777" w:rsidTr="00B105A6">
        <w:tc>
          <w:tcPr>
            <w:tcW w:w="4394" w:type="dxa"/>
          </w:tcPr>
          <w:p w14:paraId="1DDF11A6" w14:textId="77777777" w:rsidR="00BA0D08" w:rsidRPr="001B5DA2" w:rsidRDefault="00BA0D08" w:rsidP="007E0B63">
            <w:pPr>
              <w:pStyle w:val="a9"/>
              <w:numPr>
                <w:ilvl w:val="0"/>
                <w:numId w:val="49"/>
              </w:numPr>
            </w:pPr>
            <w:r w:rsidRPr="001B5DA2">
              <w:t>Троян (правильный ответ)</w:t>
            </w:r>
          </w:p>
        </w:tc>
        <w:tc>
          <w:tcPr>
            <w:tcW w:w="4530" w:type="dxa"/>
          </w:tcPr>
          <w:p w14:paraId="11B4D17E" w14:textId="77777777" w:rsidR="00BA0D08" w:rsidRPr="001B5DA2" w:rsidRDefault="00BA0D08" w:rsidP="007E0B63">
            <w:pPr>
              <w:pStyle w:val="a9"/>
              <w:numPr>
                <w:ilvl w:val="0"/>
                <w:numId w:val="49"/>
              </w:numPr>
            </w:pPr>
            <w:r w:rsidRPr="001B5DA2">
              <w:t>Руткит</w:t>
            </w:r>
          </w:p>
        </w:tc>
      </w:tr>
    </w:tbl>
    <w:p w14:paraId="7BA1CF85" w14:textId="77777777" w:rsidR="00BA0D08" w:rsidRDefault="00BA0D08" w:rsidP="00BA0D08"/>
    <w:p w14:paraId="09A31CBA" w14:textId="77777777" w:rsidR="00BA0D08" w:rsidRPr="001B5DA2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1B5DA2">
        <w:t>Кейлогер – это …</w:t>
      </w:r>
    </w:p>
    <w:tbl>
      <w:tblPr>
        <w:tblStyle w:val="af1"/>
        <w:tblW w:w="9072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394"/>
      </w:tblGrid>
      <w:tr w:rsidR="00BA0D08" w:rsidRPr="004A12FB" w14:paraId="705E281C" w14:textId="77777777" w:rsidTr="00B105A6">
        <w:tc>
          <w:tcPr>
            <w:tcW w:w="4678" w:type="dxa"/>
          </w:tcPr>
          <w:p w14:paraId="5191C557" w14:textId="77777777" w:rsidR="00BA0D08" w:rsidRPr="001B5DA2" w:rsidRDefault="00BA0D08" w:rsidP="007E0B63">
            <w:pPr>
              <w:pStyle w:val="a9"/>
              <w:numPr>
                <w:ilvl w:val="0"/>
                <w:numId w:val="50"/>
              </w:numPr>
              <w:ind w:left="600" w:right="-102" w:hanging="283"/>
            </w:pPr>
            <w:r w:rsidRPr="001B5DA2"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</w:t>
            </w:r>
          </w:p>
        </w:tc>
        <w:tc>
          <w:tcPr>
            <w:tcW w:w="4394" w:type="dxa"/>
          </w:tcPr>
          <w:p w14:paraId="604C762B" w14:textId="77777777" w:rsidR="00BA0D08" w:rsidRPr="001B5DA2" w:rsidRDefault="00BA0D08" w:rsidP="007E0B63">
            <w:pPr>
              <w:pStyle w:val="a9"/>
              <w:numPr>
                <w:ilvl w:val="0"/>
                <w:numId w:val="50"/>
              </w:numPr>
              <w:ind w:left="465" w:right="-102" w:hanging="419"/>
            </w:pPr>
            <w:r w:rsidRPr="001B5DA2">
              <w:t xml:space="preserve"> программное обеспечение или аппаратное устройство, регистрирующее различные действия пользователя (правильный ответ)</w:t>
            </w:r>
          </w:p>
        </w:tc>
      </w:tr>
      <w:tr w:rsidR="00BA0D08" w:rsidRPr="004A12FB" w14:paraId="114C9742" w14:textId="77777777" w:rsidTr="00B105A6">
        <w:tc>
          <w:tcPr>
            <w:tcW w:w="4678" w:type="dxa"/>
          </w:tcPr>
          <w:p w14:paraId="6735A7DD" w14:textId="77777777" w:rsidR="00BA0D08" w:rsidRPr="001B5DA2" w:rsidRDefault="00BA0D08" w:rsidP="007E0B63">
            <w:pPr>
              <w:pStyle w:val="a9"/>
              <w:numPr>
                <w:ilvl w:val="0"/>
                <w:numId w:val="50"/>
              </w:numPr>
              <w:ind w:left="600" w:right="-102" w:hanging="283"/>
            </w:pPr>
            <w:r w:rsidRPr="001B5DA2">
              <w:t>программное обеспечение, показывающее рекламу</w:t>
            </w:r>
          </w:p>
        </w:tc>
        <w:tc>
          <w:tcPr>
            <w:tcW w:w="4394" w:type="dxa"/>
          </w:tcPr>
          <w:p w14:paraId="1075C67E" w14:textId="77777777" w:rsidR="00BA0D08" w:rsidRPr="001B5DA2" w:rsidRDefault="00BA0D08" w:rsidP="007E0B63">
            <w:pPr>
              <w:pStyle w:val="a9"/>
              <w:numPr>
                <w:ilvl w:val="0"/>
                <w:numId w:val="50"/>
              </w:numPr>
              <w:ind w:left="600" w:right="-102" w:hanging="283"/>
            </w:pPr>
            <w:r w:rsidRPr="001B5DA2"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</w:tc>
      </w:tr>
    </w:tbl>
    <w:p w14:paraId="42537D64" w14:textId="77777777" w:rsidR="00BA0D08" w:rsidRDefault="00BA0D08" w:rsidP="00BA0D08"/>
    <w:p w14:paraId="17FE4AEF" w14:textId="77777777" w:rsidR="00BA0D08" w:rsidRPr="00E41DA5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E41DA5">
        <w:t>Эксплоит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8"/>
        <w:gridCol w:w="3776"/>
      </w:tblGrid>
      <w:tr w:rsidR="00BA0D08" w:rsidRPr="004A12FB" w14:paraId="09BC3F47" w14:textId="77777777" w:rsidTr="00B105A6">
        <w:tc>
          <w:tcPr>
            <w:tcW w:w="5103" w:type="dxa"/>
          </w:tcPr>
          <w:p w14:paraId="118D71FE" w14:textId="77777777" w:rsidR="00BA0D08" w:rsidRPr="00E41DA5" w:rsidRDefault="00BA0D08" w:rsidP="007E0B63">
            <w:pPr>
              <w:pStyle w:val="a9"/>
              <w:numPr>
                <w:ilvl w:val="0"/>
                <w:numId w:val="51"/>
              </w:numPr>
            </w:pPr>
            <w:r w:rsidRPr="00E41DA5">
              <w:t xml:space="preserve">компьютерная программа, фрагмент программного кода или </w:t>
            </w:r>
            <w:r w:rsidRPr="00E41DA5">
              <w:lastRenderedPageBreak/>
              <w:t>последовательность команд, использующие уязвимости в программном обеспечении и применяемые для проведения атаки на вычислительную систему пользователя (правильный ответ)</w:t>
            </w:r>
          </w:p>
        </w:tc>
        <w:tc>
          <w:tcPr>
            <w:tcW w:w="3821" w:type="dxa"/>
          </w:tcPr>
          <w:p w14:paraId="7A5AD577" w14:textId="77777777" w:rsidR="00BA0D08" w:rsidRPr="00E41DA5" w:rsidRDefault="00BA0D08" w:rsidP="007E0B63">
            <w:pPr>
              <w:pStyle w:val="a9"/>
              <w:numPr>
                <w:ilvl w:val="0"/>
                <w:numId w:val="51"/>
              </w:numPr>
              <w:ind w:left="455"/>
            </w:pPr>
            <w:r w:rsidRPr="00E41DA5">
              <w:lastRenderedPageBreak/>
              <w:t xml:space="preserve">программное обеспечение или аппаратное устройство, </w:t>
            </w:r>
            <w:r w:rsidRPr="00E41DA5">
              <w:lastRenderedPageBreak/>
              <w:t xml:space="preserve">регистрирующее различные действия </w:t>
            </w:r>
          </w:p>
        </w:tc>
      </w:tr>
      <w:tr w:rsidR="00BA0D08" w:rsidRPr="004A12FB" w14:paraId="2CC98C19" w14:textId="77777777" w:rsidTr="00B105A6">
        <w:tc>
          <w:tcPr>
            <w:tcW w:w="5103" w:type="dxa"/>
          </w:tcPr>
          <w:p w14:paraId="15D442D0" w14:textId="77777777" w:rsidR="00BA0D08" w:rsidRDefault="00BA0D08" w:rsidP="00B105A6">
            <w:pPr>
              <w:pStyle w:val="a9"/>
            </w:pPr>
          </w:p>
          <w:p w14:paraId="0B13EC00" w14:textId="77777777" w:rsidR="00BA0D08" w:rsidRPr="00E41DA5" w:rsidRDefault="00BA0D08" w:rsidP="007E0B63">
            <w:pPr>
              <w:pStyle w:val="a9"/>
              <w:numPr>
                <w:ilvl w:val="0"/>
                <w:numId w:val="51"/>
              </w:numPr>
            </w:pPr>
            <w:r w:rsidRPr="00E41DA5">
              <w:t>программное обеспечение, показывающее рекламу</w:t>
            </w:r>
          </w:p>
        </w:tc>
        <w:tc>
          <w:tcPr>
            <w:tcW w:w="3821" w:type="dxa"/>
          </w:tcPr>
          <w:p w14:paraId="16516597" w14:textId="77777777" w:rsidR="00BA0D08" w:rsidRDefault="00BA0D08" w:rsidP="00B105A6">
            <w:pPr>
              <w:pStyle w:val="a9"/>
              <w:ind w:left="455"/>
            </w:pPr>
          </w:p>
          <w:p w14:paraId="4BB2FE10" w14:textId="77777777" w:rsidR="00BA0D08" w:rsidRPr="00E41DA5" w:rsidRDefault="00BA0D08" w:rsidP="007E0B63">
            <w:pPr>
              <w:pStyle w:val="a9"/>
              <w:numPr>
                <w:ilvl w:val="0"/>
                <w:numId w:val="51"/>
              </w:numPr>
              <w:ind w:left="455"/>
            </w:pPr>
            <w:r w:rsidRPr="00E41DA5"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</w:tc>
      </w:tr>
    </w:tbl>
    <w:p w14:paraId="4B105E38" w14:textId="77777777" w:rsidR="00BA0D08" w:rsidRDefault="00BA0D08" w:rsidP="00BA0D08"/>
    <w:p w14:paraId="4DFB5A97" w14:textId="77777777" w:rsidR="00BA0D08" w:rsidRPr="00E41DA5" w:rsidRDefault="00BA0D08" w:rsidP="007E0B63">
      <w:pPr>
        <w:pStyle w:val="a9"/>
        <w:numPr>
          <w:ilvl w:val="0"/>
          <w:numId w:val="40"/>
        </w:numPr>
        <w:spacing w:after="160" w:line="259" w:lineRule="auto"/>
      </w:pPr>
      <w:r w:rsidRPr="00E41DA5">
        <w:t>Руткит – это …</w:t>
      </w:r>
    </w:p>
    <w:tbl>
      <w:tblPr>
        <w:tblStyle w:val="af1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1"/>
        <w:gridCol w:w="3783"/>
      </w:tblGrid>
      <w:tr w:rsidR="00BA0D08" w:rsidRPr="004A12FB" w14:paraId="62EFCE90" w14:textId="77777777" w:rsidTr="00B105A6">
        <w:trPr>
          <w:trHeight w:val="2287"/>
        </w:trPr>
        <w:tc>
          <w:tcPr>
            <w:tcW w:w="5103" w:type="dxa"/>
          </w:tcPr>
          <w:p w14:paraId="3ECF414D" w14:textId="77777777" w:rsidR="00BA0D08" w:rsidRPr="00E41DA5" w:rsidRDefault="00BA0D08" w:rsidP="007E0B63">
            <w:pPr>
              <w:pStyle w:val="a9"/>
              <w:numPr>
                <w:ilvl w:val="0"/>
                <w:numId w:val="52"/>
              </w:numPr>
            </w:pPr>
            <w:r w:rsidRPr="00E41DA5">
              <w:t>компьютерная программа, фрагмент программного кода или последовательность команд, использующие уязвимости в программном обеспечении и применяемые для проведения атаки на вычислительную систему пользователя (правильный ответ)</w:t>
            </w:r>
          </w:p>
        </w:tc>
        <w:tc>
          <w:tcPr>
            <w:tcW w:w="3821" w:type="dxa"/>
          </w:tcPr>
          <w:p w14:paraId="3008F6C6" w14:textId="77777777" w:rsidR="00BA0D08" w:rsidRPr="00E41DA5" w:rsidRDefault="00BA0D08" w:rsidP="007E0B63">
            <w:pPr>
              <w:pStyle w:val="a9"/>
              <w:numPr>
                <w:ilvl w:val="0"/>
                <w:numId w:val="52"/>
              </w:numPr>
            </w:pPr>
            <w:r w:rsidRPr="00E41DA5">
              <w:t xml:space="preserve">программное обеспечение или аппаратное устройство, регистрирующее различные действия </w:t>
            </w:r>
          </w:p>
        </w:tc>
      </w:tr>
      <w:tr w:rsidR="00BA0D08" w:rsidRPr="004A12FB" w14:paraId="6C90935C" w14:textId="77777777" w:rsidTr="00B105A6">
        <w:tc>
          <w:tcPr>
            <w:tcW w:w="5103" w:type="dxa"/>
          </w:tcPr>
          <w:p w14:paraId="24D452D7" w14:textId="77777777" w:rsidR="00BA0D08" w:rsidRDefault="00BA0D08" w:rsidP="00B105A6">
            <w:pPr>
              <w:pStyle w:val="a9"/>
            </w:pPr>
          </w:p>
          <w:p w14:paraId="007AC47F" w14:textId="77777777" w:rsidR="00BA0D08" w:rsidRPr="00E41DA5" w:rsidRDefault="00BA0D08" w:rsidP="007E0B63">
            <w:pPr>
              <w:pStyle w:val="a9"/>
              <w:numPr>
                <w:ilvl w:val="0"/>
                <w:numId w:val="52"/>
              </w:numPr>
            </w:pPr>
            <w:r w:rsidRPr="00E41DA5">
              <w:t>программное обеспечение, показывающее рекламу</w:t>
            </w:r>
          </w:p>
        </w:tc>
        <w:tc>
          <w:tcPr>
            <w:tcW w:w="3821" w:type="dxa"/>
          </w:tcPr>
          <w:p w14:paraId="00D0ED12" w14:textId="77777777" w:rsidR="00BA0D08" w:rsidRDefault="00BA0D08" w:rsidP="00B105A6">
            <w:pPr>
              <w:pStyle w:val="a9"/>
            </w:pPr>
          </w:p>
          <w:p w14:paraId="6A23701A" w14:textId="77777777" w:rsidR="00BA0D08" w:rsidRPr="00E41DA5" w:rsidRDefault="00BA0D08" w:rsidP="007E0B63">
            <w:pPr>
              <w:pStyle w:val="a9"/>
              <w:numPr>
                <w:ilvl w:val="0"/>
                <w:numId w:val="52"/>
              </w:numPr>
            </w:pPr>
            <w:r w:rsidRPr="00E41DA5">
              <w:t>набор утилит для скрытия следов пребывания киберпреступников на зараженной машине, активности вредоносных программ и нежелательных либо потенциально опасных приложений</w:t>
            </w:r>
          </w:p>
        </w:tc>
      </w:tr>
    </w:tbl>
    <w:p w14:paraId="01720FF6" w14:textId="42C6A03E" w:rsidR="00BA0D08" w:rsidRPr="00BA0D08" w:rsidRDefault="00BA0D08" w:rsidP="00BA0D08">
      <w:pPr>
        <w:pStyle w:val="af3"/>
        <w:spacing w:before="120"/>
        <w:ind w:firstLine="0"/>
        <w:rPr>
          <w:snapToGrid w:val="0"/>
        </w:rPr>
      </w:pPr>
      <w:r w:rsidRPr="00BA0D08">
        <w:rPr>
          <w:snapToGrid w:val="0"/>
        </w:rPr>
        <w:t>Примерные тестовые задания для проведения контроля знаний по Модулю 4 (тест). Максимальный бал за правильный ответ на каждый вопрос – 1 балла, за весь тест – не более 2</w:t>
      </w:r>
      <w:r w:rsidR="009C0E69">
        <w:rPr>
          <w:snapToGrid w:val="0"/>
        </w:rPr>
        <w:t>5</w:t>
      </w:r>
      <w:r w:rsidRPr="00BA0D08">
        <w:rPr>
          <w:snapToGrid w:val="0"/>
        </w:rPr>
        <w:t xml:space="preserve"> баллов:</w:t>
      </w:r>
    </w:p>
    <w:p w14:paraId="0FDAF443" w14:textId="77777777" w:rsidR="00BA0D08" w:rsidRPr="00D60C51" w:rsidRDefault="00BA0D08" w:rsidP="007E0B63">
      <w:pPr>
        <w:pStyle w:val="a9"/>
        <w:numPr>
          <w:ilvl w:val="0"/>
          <w:numId w:val="54"/>
        </w:numPr>
        <w:spacing w:after="160" w:line="259" w:lineRule="auto"/>
      </w:pPr>
      <w:r w:rsidRPr="00D60C51">
        <w:t>Какое действие выполняет команда «</w:t>
      </w:r>
      <w:r w:rsidRPr="00F3592D">
        <w:t>man</w:t>
      </w:r>
      <w:r w:rsidRPr="00D60C51">
        <w:t xml:space="preserve"> </w:t>
      </w:r>
      <w:r w:rsidRPr="00F3592D">
        <w:t>ls</w:t>
      </w:r>
      <w:r w:rsidRPr="00D60C51">
        <w:t>»: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5F3520D4" w14:textId="77777777" w:rsidTr="00B105A6">
        <w:tc>
          <w:tcPr>
            <w:tcW w:w="4355" w:type="dxa"/>
          </w:tcPr>
          <w:p w14:paraId="5DD9620A" w14:textId="77777777" w:rsidR="00BA0D08" w:rsidRPr="00A40737" w:rsidRDefault="00BA0D08" w:rsidP="007E0B63">
            <w:pPr>
              <w:pStyle w:val="a9"/>
              <w:numPr>
                <w:ilvl w:val="0"/>
                <w:numId w:val="29"/>
              </w:numPr>
            </w:pPr>
            <w:r w:rsidRPr="00A40737">
              <w:t>Выводит список файлов в текущей директории</w:t>
            </w:r>
          </w:p>
        </w:tc>
        <w:tc>
          <w:tcPr>
            <w:tcW w:w="4280" w:type="dxa"/>
          </w:tcPr>
          <w:p w14:paraId="77930BB5" w14:textId="77777777" w:rsidR="00BA0D08" w:rsidRPr="00A40737" w:rsidRDefault="00BA0D08" w:rsidP="007E0B63">
            <w:pPr>
              <w:pStyle w:val="a9"/>
              <w:numPr>
                <w:ilvl w:val="0"/>
                <w:numId w:val="29"/>
              </w:numPr>
            </w:pPr>
            <w:r w:rsidRPr="00A40737">
              <w:t xml:space="preserve">Запускает приложение </w:t>
            </w:r>
            <w:r w:rsidRPr="00F3592D">
              <w:rPr>
                <w:lang w:val="en-US"/>
              </w:rPr>
              <w:t>ls</w:t>
            </w:r>
            <w:r w:rsidRPr="00A40737">
              <w:t xml:space="preserve"> от имени администратора</w:t>
            </w:r>
          </w:p>
        </w:tc>
      </w:tr>
      <w:tr w:rsidR="00BA0D08" w:rsidRPr="00D60C51" w14:paraId="04C91375" w14:textId="77777777" w:rsidTr="00B105A6">
        <w:tc>
          <w:tcPr>
            <w:tcW w:w="4355" w:type="dxa"/>
          </w:tcPr>
          <w:p w14:paraId="14394B72" w14:textId="77777777" w:rsidR="00BA0D08" w:rsidRPr="00F3592D" w:rsidRDefault="00BA0D08" w:rsidP="007E0B63">
            <w:pPr>
              <w:pStyle w:val="a9"/>
              <w:numPr>
                <w:ilvl w:val="0"/>
                <w:numId w:val="29"/>
              </w:numPr>
            </w:pPr>
            <w:r w:rsidRPr="00F3592D">
              <w:t xml:space="preserve">Выводит инструкцию по использованию приложения </w:t>
            </w:r>
            <w:r w:rsidRPr="00F3592D">
              <w:rPr>
                <w:lang w:val="en-US"/>
              </w:rPr>
              <w:t>ls</w:t>
            </w:r>
            <w:r>
              <w:t>(правильный ответ)</w:t>
            </w:r>
          </w:p>
        </w:tc>
        <w:tc>
          <w:tcPr>
            <w:tcW w:w="4280" w:type="dxa"/>
          </w:tcPr>
          <w:p w14:paraId="75101380" w14:textId="77777777" w:rsidR="00BA0D08" w:rsidRPr="00A40737" w:rsidRDefault="00BA0D08" w:rsidP="007E0B63">
            <w:pPr>
              <w:pStyle w:val="a9"/>
              <w:numPr>
                <w:ilvl w:val="0"/>
                <w:numId w:val="29"/>
              </w:numPr>
            </w:pPr>
            <w:r w:rsidRPr="00A40737">
              <w:t xml:space="preserve">Удалят файл </w:t>
            </w:r>
            <w:r w:rsidRPr="00F3592D">
              <w:rPr>
                <w:lang w:val="en-US"/>
              </w:rPr>
              <w:t>ls</w:t>
            </w:r>
            <w:r w:rsidRPr="00A40737">
              <w:t xml:space="preserve"> в текущей директории</w:t>
            </w:r>
          </w:p>
        </w:tc>
      </w:tr>
    </w:tbl>
    <w:p w14:paraId="30FC3005" w14:textId="77777777" w:rsidR="00BA0D08" w:rsidRDefault="00BA0D08" w:rsidP="00BA0D08">
      <w:pPr>
        <w:pStyle w:val="a9"/>
        <w:jc w:val="both"/>
      </w:pPr>
    </w:p>
    <w:p w14:paraId="55CAF25A" w14:textId="77777777" w:rsidR="00BA0D08" w:rsidRPr="00D60C51" w:rsidRDefault="00BA0D08" w:rsidP="007E0B63">
      <w:pPr>
        <w:pStyle w:val="a9"/>
        <w:numPr>
          <w:ilvl w:val="0"/>
          <w:numId w:val="53"/>
        </w:numPr>
        <w:spacing w:after="160" w:line="259" w:lineRule="auto"/>
        <w:jc w:val="both"/>
      </w:pPr>
      <w:r w:rsidRPr="00D60C51">
        <w:t>Какая команда запускает приложение от имени суперпользователя?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76723CD1" w14:textId="77777777" w:rsidTr="00B105A6">
        <w:tc>
          <w:tcPr>
            <w:tcW w:w="4355" w:type="dxa"/>
          </w:tcPr>
          <w:p w14:paraId="65C04BEC" w14:textId="77777777" w:rsidR="00BA0D08" w:rsidRPr="00F3592D" w:rsidRDefault="00BA0D08" w:rsidP="007E0B63">
            <w:pPr>
              <w:pStyle w:val="a9"/>
              <w:numPr>
                <w:ilvl w:val="0"/>
                <w:numId w:val="55"/>
              </w:numPr>
            </w:pPr>
            <w:r w:rsidRPr="00F3592D">
              <w:rPr>
                <w:lang w:val="en-US"/>
              </w:rPr>
              <w:t>Sudo</w:t>
            </w:r>
            <w:r>
              <w:t xml:space="preserve"> </w:t>
            </w:r>
            <w:r w:rsidRPr="00F3592D">
              <w:t>(правильный ответ)</w:t>
            </w:r>
          </w:p>
        </w:tc>
        <w:tc>
          <w:tcPr>
            <w:tcW w:w="4280" w:type="dxa"/>
          </w:tcPr>
          <w:p w14:paraId="1D2D85C9" w14:textId="77777777" w:rsidR="00BA0D08" w:rsidRPr="00F3592D" w:rsidRDefault="00BA0D08" w:rsidP="007E0B63">
            <w:pPr>
              <w:pStyle w:val="a9"/>
              <w:numPr>
                <w:ilvl w:val="0"/>
                <w:numId w:val="55"/>
              </w:numPr>
            </w:pPr>
            <w:r w:rsidRPr="00F3592D">
              <w:rPr>
                <w:lang w:val="en-US"/>
              </w:rPr>
              <w:t>ps</w:t>
            </w:r>
          </w:p>
        </w:tc>
      </w:tr>
      <w:tr w:rsidR="00BA0D08" w:rsidRPr="00F3592D" w14:paraId="6292099D" w14:textId="77777777" w:rsidTr="00B105A6">
        <w:trPr>
          <w:trHeight w:val="405"/>
        </w:trPr>
        <w:tc>
          <w:tcPr>
            <w:tcW w:w="4355" w:type="dxa"/>
          </w:tcPr>
          <w:p w14:paraId="17942519" w14:textId="77777777" w:rsidR="00BA0D08" w:rsidRPr="00F3592D" w:rsidRDefault="00BA0D08" w:rsidP="007E0B63">
            <w:pPr>
              <w:pStyle w:val="a9"/>
              <w:numPr>
                <w:ilvl w:val="0"/>
                <w:numId w:val="55"/>
              </w:numPr>
            </w:pPr>
            <w:r w:rsidRPr="00F3592D">
              <w:rPr>
                <w:lang w:val="en-US"/>
              </w:rPr>
              <w:t>pwd</w:t>
            </w:r>
          </w:p>
        </w:tc>
        <w:tc>
          <w:tcPr>
            <w:tcW w:w="4280" w:type="dxa"/>
          </w:tcPr>
          <w:p w14:paraId="295FFDA2" w14:textId="77777777" w:rsidR="00BA0D08" w:rsidRPr="00F3592D" w:rsidRDefault="00BA0D08" w:rsidP="007E0B63">
            <w:pPr>
              <w:pStyle w:val="a9"/>
              <w:numPr>
                <w:ilvl w:val="0"/>
                <w:numId w:val="55"/>
              </w:numPr>
            </w:pPr>
            <w:r w:rsidRPr="00F3592D">
              <w:rPr>
                <w:lang w:val="en-US"/>
              </w:rPr>
              <w:t>echo</w:t>
            </w:r>
          </w:p>
        </w:tc>
      </w:tr>
    </w:tbl>
    <w:p w14:paraId="1787BD1B" w14:textId="77777777" w:rsidR="00BA0D08" w:rsidRPr="00F3592D" w:rsidRDefault="00BA0D08" w:rsidP="00BA0D08">
      <w:pPr>
        <w:pStyle w:val="a9"/>
        <w:jc w:val="both"/>
      </w:pPr>
    </w:p>
    <w:p w14:paraId="4D6E6BF5" w14:textId="77777777" w:rsidR="00BA0D08" w:rsidRPr="00F3592D" w:rsidRDefault="00BA0D08" w:rsidP="007E0B63">
      <w:pPr>
        <w:pStyle w:val="a9"/>
        <w:numPr>
          <w:ilvl w:val="0"/>
          <w:numId w:val="53"/>
        </w:numPr>
        <w:spacing w:after="160" w:line="259" w:lineRule="auto"/>
        <w:jc w:val="both"/>
      </w:pPr>
      <w:r w:rsidRPr="00F3592D">
        <w:t>Чего не хватает для успешного выполнения команды «</w:t>
      </w:r>
      <w:r w:rsidRPr="00F3592D">
        <w:rPr>
          <w:lang w:val="en-US"/>
        </w:rPr>
        <w:t>cp</w:t>
      </w:r>
      <w:r w:rsidRPr="00F3592D">
        <w:t xml:space="preserve"> /</w:t>
      </w:r>
      <w:r w:rsidRPr="00F3592D">
        <w:rPr>
          <w:lang w:val="en-US"/>
        </w:rPr>
        <w:t>tmp</w:t>
      </w:r>
      <w:r w:rsidRPr="00F3592D">
        <w:t>/</w:t>
      </w:r>
      <w:r w:rsidRPr="00F3592D">
        <w:rPr>
          <w:lang w:val="en-US"/>
        </w:rPr>
        <w:t>file</w:t>
      </w:r>
      <w:r w:rsidRPr="00F3592D">
        <w:t>.</w:t>
      </w:r>
      <w:r w:rsidRPr="00F3592D">
        <w:rPr>
          <w:lang w:val="en-US"/>
        </w:rPr>
        <w:t>txt</w:t>
      </w:r>
      <w:r w:rsidRPr="00F3592D">
        <w:t>»?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1C94A6F7" w14:textId="77777777" w:rsidTr="00B105A6">
        <w:tc>
          <w:tcPr>
            <w:tcW w:w="4355" w:type="dxa"/>
          </w:tcPr>
          <w:p w14:paraId="203063DB" w14:textId="77777777" w:rsidR="00BA0D08" w:rsidRPr="00F3592D" w:rsidRDefault="00BA0D08" w:rsidP="007E0B63">
            <w:pPr>
              <w:pStyle w:val="a9"/>
              <w:numPr>
                <w:ilvl w:val="0"/>
                <w:numId w:val="31"/>
              </w:numPr>
            </w:pPr>
            <w:r w:rsidRPr="00F3592D">
              <w:lastRenderedPageBreak/>
              <w:t>Команда должна запускаться от имени суперпользователя</w:t>
            </w:r>
          </w:p>
        </w:tc>
        <w:tc>
          <w:tcPr>
            <w:tcW w:w="4280" w:type="dxa"/>
          </w:tcPr>
          <w:p w14:paraId="7B7397D4" w14:textId="77777777" w:rsidR="00BA0D08" w:rsidRPr="00F3592D" w:rsidRDefault="00BA0D08" w:rsidP="007E0B63">
            <w:pPr>
              <w:pStyle w:val="a9"/>
              <w:numPr>
                <w:ilvl w:val="0"/>
                <w:numId w:val="31"/>
              </w:numPr>
            </w:pPr>
            <w:r w:rsidRPr="00F3592D">
              <w:t>Не указан путь и имя файла для создания копии файла</w:t>
            </w:r>
            <w:r>
              <w:t xml:space="preserve"> </w:t>
            </w:r>
            <w:r w:rsidRPr="00F3592D">
              <w:t>(правильный ответ)</w:t>
            </w:r>
          </w:p>
        </w:tc>
      </w:tr>
      <w:tr w:rsidR="00BA0D08" w:rsidRPr="00D60C51" w14:paraId="4782B8D5" w14:textId="77777777" w:rsidTr="00B105A6">
        <w:trPr>
          <w:trHeight w:val="405"/>
        </w:trPr>
        <w:tc>
          <w:tcPr>
            <w:tcW w:w="4355" w:type="dxa"/>
          </w:tcPr>
          <w:p w14:paraId="0DD60A74" w14:textId="77777777" w:rsidR="00BA0D08" w:rsidRPr="00D60C51" w:rsidRDefault="00BA0D08" w:rsidP="007E0B63">
            <w:pPr>
              <w:pStyle w:val="a9"/>
              <w:numPr>
                <w:ilvl w:val="0"/>
                <w:numId w:val="31"/>
              </w:numPr>
            </w:pPr>
            <w:r w:rsidRPr="00D60C51">
              <w:t>В конце строки должен стоять символ «;»</w:t>
            </w:r>
          </w:p>
        </w:tc>
        <w:tc>
          <w:tcPr>
            <w:tcW w:w="4280" w:type="dxa"/>
          </w:tcPr>
          <w:p w14:paraId="675BCADF" w14:textId="77777777" w:rsidR="00BA0D08" w:rsidRPr="00D60C51" w:rsidRDefault="00BA0D08" w:rsidP="00B105A6"/>
        </w:tc>
      </w:tr>
    </w:tbl>
    <w:p w14:paraId="7CF9ABD3" w14:textId="77777777" w:rsidR="00BA0D08" w:rsidRDefault="00BA0D08" w:rsidP="00BA0D08">
      <w:pPr>
        <w:pStyle w:val="a9"/>
        <w:jc w:val="both"/>
      </w:pPr>
    </w:p>
    <w:p w14:paraId="1141C5CD" w14:textId="77777777" w:rsidR="00BA0D08" w:rsidRPr="00D60C51" w:rsidRDefault="00BA0D08" w:rsidP="007E0B63">
      <w:pPr>
        <w:pStyle w:val="a9"/>
        <w:numPr>
          <w:ilvl w:val="0"/>
          <w:numId w:val="53"/>
        </w:numPr>
        <w:spacing w:after="160" w:line="259" w:lineRule="auto"/>
        <w:jc w:val="both"/>
      </w:pPr>
      <w:r w:rsidRPr="00D60C51">
        <w:t>Специальный идентификатор пользователя, позволяющий запускать файл от имени владельца файла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1429A844" w14:textId="77777777" w:rsidTr="00B105A6">
        <w:tc>
          <w:tcPr>
            <w:tcW w:w="4355" w:type="dxa"/>
          </w:tcPr>
          <w:p w14:paraId="234DFE99" w14:textId="77777777" w:rsidR="00BA0D08" w:rsidRPr="00D60C51" w:rsidRDefault="00BA0D08" w:rsidP="007E0B63">
            <w:pPr>
              <w:pStyle w:val="a9"/>
              <w:numPr>
                <w:ilvl w:val="0"/>
                <w:numId w:val="30"/>
              </w:numPr>
            </w:pPr>
            <w:r w:rsidRPr="00D60C51">
              <w:rPr>
                <w:lang w:val="en-US"/>
              </w:rPr>
              <w:t>SGID</w:t>
            </w:r>
          </w:p>
        </w:tc>
        <w:tc>
          <w:tcPr>
            <w:tcW w:w="4280" w:type="dxa"/>
          </w:tcPr>
          <w:p w14:paraId="022D051C" w14:textId="77777777" w:rsidR="00BA0D08" w:rsidRPr="00D60C51" w:rsidRDefault="00BA0D08" w:rsidP="007E0B63">
            <w:pPr>
              <w:pStyle w:val="a9"/>
              <w:numPr>
                <w:ilvl w:val="0"/>
                <w:numId w:val="30"/>
              </w:numPr>
            </w:pPr>
            <w:r w:rsidRPr="00D60C51">
              <w:rPr>
                <w:lang w:val="en-US"/>
              </w:rPr>
              <w:t>Sticky BIT</w:t>
            </w:r>
          </w:p>
        </w:tc>
      </w:tr>
      <w:tr w:rsidR="00BA0D08" w:rsidRPr="00D60C51" w14:paraId="2EB7CE36" w14:textId="77777777" w:rsidTr="00B105A6">
        <w:trPr>
          <w:trHeight w:val="405"/>
        </w:trPr>
        <w:tc>
          <w:tcPr>
            <w:tcW w:w="4355" w:type="dxa"/>
          </w:tcPr>
          <w:p w14:paraId="1D28E8D0" w14:textId="77777777" w:rsidR="00BA0D08" w:rsidRPr="00F3592D" w:rsidRDefault="00BA0D08" w:rsidP="007E0B63">
            <w:pPr>
              <w:pStyle w:val="a9"/>
              <w:numPr>
                <w:ilvl w:val="0"/>
                <w:numId w:val="30"/>
              </w:numPr>
            </w:pPr>
            <w:r w:rsidRPr="00F3592D">
              <w:rPr>
                <w:lang w:val="en-US"/>
              </w:rPr>
              <w:t>SUID</w:t>
            </w:r>
            <w:r>
              <w:t xml:space="preserve"> </w:t>
            </w:r>
            <w:r w:rsidRPr="00F3592D">
              <w:t>(правильный ответ)</w:t>
            </w:r>
          </w:p>
        </w:tc>
        <w:tc>
          <w:tcPr>
            <w:tcW w:w="4280" w:type="dxa"/>
          </w:tcPr>
          <w:p w14:paraId="45782F35" w14:textId="77777777" w:rsidR="00BA0D08" w:rsidRPr="00D60C51" w:rsidRDefault="00BA0D08" w:rsidP="007E0B63">
            <w:pPr>
              <w:pStyle w:val="a9"/>
              <w:numPr>
                <w:ilvl w:val="0"/>
                <w:numId w:val="30"/>
              </w:numPr>
            </w:pPr>
            <w:r w:rsidRPr="00D60C51">
              <w:rPr>
                <w:lang w:val="en-US"/>
              </w:rPr>
              <w:t>OUID</w:t>
            </w:r>
          </w:p>
        </w:tc>
      </w:tr>
    </w:tbl>
    <w:p w14:paraId="5C6EABCE" w14:textId="77777777" w:rsidR="00BA0D08" w:rsidRPr="00D60C51" w:rsidRDefault="00BA0D08" w:rsidP="00BA0D08">
      <w:pPr>
        <w:pStyle w:val="a9"/>
        <w:jc w:val="both"/>
        <w:rPr>
          <w:noProof/>
        </w:rPr>
      </w:pPr>
    </w:p>
    <w:p w14:paraId="1CC1F4E6" w14:textId="77777777" w:rsidR="00BA0D08" w:rsidRPr="00D60C51" w:rsidRDefault="00BA0D08" w:rsidP="007E0B63">
      <w:pPr>
        <w:pStyle w:val="a9"/>
        <w:numPr>
          <w:ilvl w:val="0"/>
          <w:numId w:val="53"/>
        </w:numPr>
        <w:spacing w:after="160" w:line="259" w:lineRule="auto"/>
        <w:jc w:val="both"/>
        <w:rPr>
          <w:noProof/>
        </w:rPr>
      </w:pPr>
      <w:r w:rsidRPr="00D60C51">
        <w:t>Посмотрите на скриншот. Где допущена ошибка?</w:t>
      </w:r>
    </w:p>
    <w:p w14:paraId="57DCE715" w14:textId="77777777" w:rsidR="00BA0D08" w:rsidRPr="00D60C51" w:rsidRDefault="00BA0D08" w:rsidP="00BA0D08">
      <w:pPr>
        <w:pStyle w:val="a9"/>
        <w:jc w:val="both"/>
      </w:pPr>
      <w:r w:rsidRPr="00D60C51">
        <w:rPr>
          <w:noProof/>
        </w:rPr>
        <w:drawing>
          <wp:inline distT="0" distB="0" distL="0" distR="0" wp14:anchorId="2FF0945B" wp14:editId="3B782314">
            <wp:extent cx="5454502" cy="2887679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155" t="37028" r="36457" b="37552"/>
                    <a:stretch/>
                  </pic:blipFill>
                  <pic:spPr bwMode="auto">
                    <a:xfrm>
                      <a:off x="0" y="0"/>
                      <a:ext cx="5497440" cy="291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358417D8" w14:textId="77777777" w:rsidTr="00B105A6">
        <w:tc>
          <w:tcPr>
            <w:tcW w:w="4355" w:type="dxa"/>
          </w:tcPr>
          <w:p w14:paraId="5099EE10" w14:textId="77777777" w:rsidR="00BA0D08" w:rsidRPr="00D60C51" w:rsidRDefault="00BA0D08" w:rsidP="007E0B63">
            <w:pPr>
              <w:pStyle w:val="a9"/>
              <w:numPr>
                <w:ilvl w:val="0"/>
                <w:numId w:val="32"/>
              </w:numPr>
            </w:pPr>
            <w:r w:rsidRPr="00D60C51">
              <w:t>Отсутствует сетевое подключение</w:t>
            </w:r>
          </w:p>
        </w:tc>
        <w:tc>
          <w:tcPr>
            <w:tcW w:w="4280" w:type="dxa"/>
          </w:tcPr>
          <w:p w14:paraId="3C4EC90F" w14:textId="77777777" w:rsidR="00BA0D08" w:rsidRPr="00D60C51" w:rsidRDefault="00BA0D08" w:rsidP="007E0B63">
            <w:pPr>
              <w:pStyle w:val="a9"/>
              <w:numPr>
                <w:ilvl w:val="0"/>
                <w:numId w:val="32"/>
              </w:numPr>
            </w:pPr>
            <w:r w:rsidRPr="00D60C51">
              <w:t xml:space="preserve">Нет прав на запуск </w:t>
            </w:r>
            <w:r w:rsidRPr="00D60C51">
              <w:rPr>
                <w:lang w:val="en-US"/>
              </w:rPr>
              <w:t>n</w:t>
            </w:r>
            <w:r>
              <w:rPr>
                <w:lang w:val="en-US"/>
              </w:rPr>
              <w:t>et</w:t>
            </w:r>
            <w:r w:rsidRPr="00D60C51">
              <w:rPr>
                <w:lang w:val="en-US"/>
              </w:rPr>
              <w:t>c</w:t>
            </w:r>
            <w:r>
              <w:rPr>
                <w:lang w:val="en-US"/>
              </w:rPr>
              <w:t>at</w:t>
            </w:r>
          </w:p>
        </w:tc>
      </w:tr>
      <w:tr w:rsidR="00BA0D08" w:rsidRPr="00F3592D" w14:paraId="6CC6B19B" w14:textId="77777777" w:rsidTr="00B105A6">
        <w:trPr>
          <w:trHeight w:val="405"/>
        </w:trPr>
        <w:tc>
          <w:tcPr>
            <w:tcW w:w="4355" w:type="dxa"/>
          </w:tcPr>
          <w:p w14:paraId="279399AE" w14:textId="77777777" w:rsidR="00BA0D08" w:rsidRPr="00F3592D" w:rsidRDefault="00BA0D08" w:rsidP="007E0B63">
            <w:pPr>
              <w:pStyle w:val="a9"/>
              <w:numPr>
                <w:ilvl w:val="0"/>
                <w:numId w:val="32"/>
              </w:numPr>
            </w:pPr>
            <w:r w:rsidRPr="00F3592D">
              <w:t>На сервере не указан параметр «с», определяющий номер порта для соединения (верхнее окно) (правильный ответ)</w:t>
            </w:r>
          </w:p>
        </w:tc>
        <w:tc>
          <w:tcPr>
            <w:tcW w:w="4280" w:type="dxa"/>
          </w:tcPr>
          <w:p w14:paraId="647B6460" w14:textId="77777777" w:rsidR="00BA0D08" w:rsidRPr="00F3592D" w:rsidRDefault="00BA0D08" w:rsidP="007E0B63">
            <w:pPr>
              <w:pStyle w:val="a9"/>
              <w:numPr>
                <w:ilvl w:val="0"/>
                <w:numId w:val="32"/>
              </w:numPr>
            </w:pPr>
            <w:r w:rsidRPr="00F3592D">
              <w:t>На клиенте не указан параметр «с», определяющий номер порта для соединения, (нижнее окно)</w:t>
            </w:r>
          </w:p>
        </w:tc>
      </w:tr>
    </w:tbl>
    <w:p w14:paraId="1D987561" w14:textId="77777777" w:rsidR="00BA0D08" w:rsidRPr="00F3592D" w:rsidRDefault="00BA0D08" w:rsidP="00BA0D08">
      <w:pPr>
        <w:pStyle w:val="a9"/>
      </w:pPr>
    </w:p>
    <w:p w14:paraId="7CDBDDA1" w14:textId="77777777" w:rsidR="00BA0D08" w:rsidRPr="00F3592D" w:rsidRDefault="00BA0D08" w:rsidP="007E0B63">
      <w:pPr>
        <w:pStyle w:val="a9"/>
        <w:numPr>
          <w:ilvl w:val="0"/>
          <w:numId w:val="53"/>
        </w:numPr>
        <w:spacing w:after="160" w:line="259" w:lineRule="auto"/>
      </w:pPr>
      <w:r w:rsidRPr="00F3592D">
        <w:t>На хосте А запущена команда nc -l -p 3333 &gt; file</w:t>
      </w:r>
      <w:r w:rsidRPr="00F3592D">
        <w:rPr>
          <w:lang w:val="en-US"/>
        </w:rPr>
        <w:t>A</w:t>
      </w:r>
      <w:r w:rsidRPr="00F3592D">
        <w:t xml:space="preserve">.txt. На хосте В запущена команда </w:t>
      </w:r>
      <w:r w:rsidRPr="00F3592D">
        <w:rPr>
          <w:lang w:val="en-US"/>
        </w:rPr>
        <w:t>cat</w:t>
      </w:r>
      <w:r w:rsidRPr="00F3592D">
        <w:t xml:space="preserve"> </w:t>
      </w:r>
      <w:r w:rsidRPr="00F3592D">
        <w:rPr>
          <w:lang w:val="en-US"/>
        </w:rPr>
        <w:t>fileB</w:t>
      </w:r>
      <w:r w:rsidRPr="00F3592D">
        <w:t>.</w:t>
      </w:r>
      <w:r w:rsidRPr="00F3592D">
        <w:rPr>
          <w:lang w:val="en-US"/>
        </w:rPr>
        <w:t>txt</w:t>
      </w:r>
      <w:r w:rsidRPr="00F3592D">
        <w:t xml:space="preserve"> | </w:t>
      </w:r>
      <w:r w:rsidRPr="00F3592D">
        <w:rPr>
          <w:lang w:val="en-US"/>
        </w:rPr>
        <w:t>nc</w:t>
      </w:r>
      <w:r w:rsidRPr="00F3592D">
        <w:t xml:space="preserve"> -</w:t>
      </w:r>
      <w:r w:rsidRPr="00F3592D">
        <w:rPr>
          <w:lang w:val="en-US"/>
        </w:rPr>
        <w:t>q</w:t>
      </w:r>
      <w:r w:rsidRPr="00F3592D">
        <w:t xml:space="preserve"> 0 &lt;</w:t>
      </w:r>
      <w:r w:rsidRPr="00F3592D">
        <w:rPr>
          <w:lang w:val="en-US"/>
        </w:rPr>
        <w:t>hostA</w:t>
      </w:r>
      <w:r w:rsidRPr="00F3592D">
        <w:t>_</w:t>
      </w:r>
      <w:r w:rsidRPr="00F3592D">
        <w:rPr>
          <w:lang w:val="en-US"/>
        </w:rPr>
        <w:t>ip</w:t>
      </w:r>
      <w:r w:rsidRPr="00F3592D">
        <w:t>&gt; 3333. Что произойдёт при завершении работы данных команд?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61815E8D" w14:textId="77777777" w:rsidTr="00B105A6">
        <w:tc>
          <w:tcPr>
            <w:tcW w:w="4355" w:type="dxa"/>
          </w:tcPr>
          <w:p w14:paraId="19D27010" w14:textId="77777777" w:rsidR="00BA0D08" w:rsidRPr="00F3592D" w:rsidRDefault="00BA0D08" w:rsidP="007E0B63">
            <w:pPr>
              <w:pStyle w:val="a9"/>
              <w:numPr>
                <w:ilvl w:val="0"/>
                <w:numId w:val="33"/>
              </w:numPr>
            </w:pPr>
            <w:r w:rsidRPr="00F3592D">
              <w:rPr>
                <w:lang w:val="en-US"/>
              </w:rPr>
              <w:t>C</w:t>
            </w:r>
            <w:r w:rsidRPr="00F3592D">
              <w:t xml:space="preserve"> хоста А на хост В будет передан файл </w:t>
            </w:r>
            <w:r w:rsidRPr="00F3592D">
              <w:rPr>
                <w:lang w:val="en-US"/>
              </w:rPr>
              <w:t>fileA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  <w:r w:rsidRPr="00F3592D">
              <w:t xml:space="preserve"> с именем </w:t>
            </w:r>
            <w:r w:rsidRPr="00F3592D">
              <w:rPr>
                <w:lang w:val="en-US"/>
              </w:rPr>
              <w:t>fileB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</w:p>
        </w:tc>
        <w:tc>
          <w:tcPr>
            <w:tcW w:w="4280" w:type="dxa"/>
          </w:tcPr>
          <w:p w14:paraId="3921D1FB" w14:textId="77777777" w:rsidR="00BA0D08" w:rsidRPr="00F3592D" w:rsidRDefault="00BA0D08" w:rsidP="007E0B63">
            <w:pPr>
              <w:pStyle w:val="a9"/>
              <w:numPr>
                <w:ilvl w:val="0"/>
                <w:numId w:val="33"/>
              </w:numPr>
            </w:pPr>
            <w:r w:rsidRPr="00F3592D">
              <w:t xml:space="preserve">Все команды, введенные в терминальном окне, на хосте В будут записаны на хосте А в файл </w:t>
            </w:r>
            <w:r w:rsidRPr="00F3592D">
              <w:rPr>
                <w:lang w:val="en-US"/>
              </w:rPr>
              <w:t>fileA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</w:p>
        </w:tc>
      </w:tr>
      <w:tr w:rsidR="00BA0D08" w:rsidRPr="00F3592D" w14:paraId="1C0800EB" w14:textId="77777777" w:rsidTr="00B105A6">
        <w:trPr>
          <w:trHeight w:val="401"/>
        </w:trPr>
        <w:tc>
          <w:tcPr>
            <w:tcW w:w="4355" w:type="dxa"/>
          </w:tcPr>
          <w:p w14:paraId="3B15354B" w14:textId="77777777" w:rsidR="00BA0D08" w:rsidRPr="00F3592D" w:rsidRDefault="00BA0D08" w:rsidP="007E0B63">
            <w:pPr>
              <w:pStyle w:val="a9"/>
              <w:numPr>
                <w:ilvl w:val="0"/>
                <w:numId w:val="33"/>
              </w:numPr>
            </w:pPr>
            <w:r w:rsidRPr="00F3592D">
              <w:t xml:space="preserve">На хосте А и хосте В будут созданы два пустых файла </w:t>
            </w:r>
            <w:r w:rsidRPr="00F3592D">
              <w:rPr>
                <w:lang w:val="en-US"/>
              </w:rPr>
              <w:t>fileA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  <w:r w:rsidRPr="00F3592D">
              <w:t xml:space="preserve"> и </w:t>
            </w:r>
            <w:r w:rsidRPr="00F3592D">
              <w:rPr>
                <w:lang w:val="en-US"/>
              </w:rPr>
              <w:t>fileB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</w:p>
        </w:tc>
        <w:tc>
          <w:tcPr>
            <w:tcW w:w="4280" w:type="dxa"/>
          </w:tcPr>
          <w:p w14:paraId="37AA5191" w14:textId="77777777" w:rsidR="00BA0D08" w:rsidRPr="00F3592D" w:rsidRDefault="00BA0D08" w:rsidP="007E0B63">
            <w:pPr>
              <w:pStyle w:val="a9"/>
              <w:numPr>
                <w:ilvl w:val="0"/>
                <w:numId w:val="33"/>
              </w:numPr>
            </w:pPr>
            <w:r w:rsidRPr="00F3592D">
              <w:t xml:space="preserve">На хост А будет передано содержимое файла </w:t>
            </w:r>
            <w:r w:rsidRPr="00F3592D">
              <w:rPr>
                <w:lang w:val="en-US"/>
              </w:rPr>
              <w:t>fileB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  <w:r w:rsidRPr="00F3592D">
              <w:t xml:space="preserve"> и записано в файл </w:t>
            </w:r>
            <w:r w:rsidRPr="00F3592D">
              <w:rPr>
                <w:lang w:val="en-US"/>
              </w:rPr>
              <w:t>fileA</w:t>
            </w:r>
            <w:r w:rsidRPr="00F3592D">
              <w:t>.</w:t>
            </w:r>
            <w:r w:rsidRPr="00F3592D">
              <w:rPr>
                <w:lang w:val="en-US"/>
              </w:rPr>
              <w:t>txt</w:t>
            </w:r>
            <w:r w:rsidRPr="00F3592D">
              <w:t>(правильный ответ)</w:t>
            </w:r>
          </w:p>
        </w:tc>
      </w:tr>
    </w:tbl>
    <w:p w14:paraId="7A17F7A8" w14:textId="77777777" w:rsidR="00BA0D08" w:rsidRPr="00F3592D" w:rsidRDefault="00BA0D08" w:rsidP="007E0B63">
      <w:pPr>
        <w:pStyle w:val="a9"/>
        <w:numPr>
          <w:ilvl w:val="0"/>
          <w:numId w:val="53"/>
        </w:numPr>
        <w:spacing w:after="160" w:line="259" w:lineRule="auto"/>
      </w:pPr>
      <w:r w:rsidRPr="00F3592D">
        <w:t xml:space="preserve">Для чего может быть использовано приложение </w:t>
      </w:r>
      <w:r w:rsidRPr="00F3592D">
        <w:rPr>
          <w:lang w:val="en-US"/>
        </w:rPr>
        <w:t>NMAP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58F5CC62" w14:textId="77777777" w:rsidTr="00B105A6">
        <w:tc>
          <w:tcPr>
            <w:tcW w:w="4355" w:type="dxa"/>
          </w:tcPr>
          <w:p w14:paraId="0484E265" w14:textId="77777777" w:rsidR="00BA0D08" w:rsidRPr="00F3592D" w:rsidRDefault="00BA0D08" w:rsidP="007E0B63">
            <w:pPr>
              <w:pStyle w:val="a9"/>
              <w:numPr>
                <w:ilvl w:val="0"/>
                <w:numId w:val="34"/>
              </w:numPr>
            </w:pPr>
            <w:r w:rsidRPr="00F3592D">
              <w:t>Для поиска уязвимостей на атакуемом хосте</w:t>
            </w:r>
          </w:p>
        </w:tc>
        <w:tc>
          <w:tcPr>
            <w:tcW w:w="4280" w:type="dxa"/>
          </w:tcPr>
          <w:p w14:paraId="78EDE1A1" w14:textId="77777777" w:rsidR="00BA0D08" w:rsidRPr="00F3592D" w:rsidRDefault="00BA0D08" w:rsidP="007E0B63">
            <w:pPr>
              <w:pStyle w:val="a9"/>
              <w:numPr>
                <w:ilvl w:val="0"/>
                <w:numId w:val="34"/>
              </w:numPr>
            </w:pPr>
            <w:r w:rsidRPr="00F3592D">
              <w:t>Для сканирования хоста на наличие открытых портов для соединения</w:t>
            </w:r>
            <w:r>
              <w:t xml:space="preserve"> </w:t>
            </w:r>
            <w:r w:rsidRPr="00F3592D">
              <w:t>(правильный ответ)</w:t>
            </w:r>
          </w:p>
        </w:tc>
      </w:tr>
      <w:tr w:rsidR="00BA0D08" w:rsidRPr="00F3592D" w14:paraId="33337938" w14:textId="77777777" w:rsidTr="00B105A6">
        <w:trPr>
          <w:trHeight w:val="401"/>
        </w:trPr>
        <w:tc>
          <w:tcPr>
            <w:tcW w:w="4355" w:type="dxa"/>
          </w:tcPr>
          <w:p w14:paraId="68AE9ED8" w14:textId="77777777" w:rsidR="00BA0D08" w:rsidRPr="00F3592D" w:rsidRDefault="00BA0D08" w:rsidP="007E0B63">
            <w:pPr>
              <w:pStyle w:val="a9"/>
              <w:numPr>
                <w:ilvl w:val="0"/>
                <w:numId w:val="34"/>
              </w:numPr>
            </w:pPr>
            <w:r w:rsidRPr="00F3592D">
              <w:lastRenderedPageBreak/>
              <w:t>Для поиска возможных учетных записей для доступа к хосту</w:t>
            </w:r>
          </w:p>
        </w:tc>
        <w:tc>
          <w:tcPr>
            <w:tcW w:w="4280" w:type="dxa"/>
          </w:tcPr>
          <w:p w14:paraId="0E10BD1B" w14:textId="77777777" w:rsidR="00BA0D08" w:rsidRPr="00F3592D" w:rsidRDefault="00BA0D08" w:rsidP="007E0B63">
            <w:pPr>
              <w:pStyle w:val="a9"/>
              <w:numPr>
                <w:ilvl w:val="0"/>
                <w:numId w:val="34"/>
              </w:numPr>
            </w:pPr>
            <w:r w:rsidRPr="00F3592D">
              <w:t>Для перебора паролей</w:t>
            </w:r>
          </w:p>
        </w:tc>
      </w:tr>
    </w:tbl>
    <w:p w14:paraId="58BE2CF6" w14:textId="77777777" w:rsidR="00BA0D08" w:rsidRPr="00F3592D" w:rsidRDefault="00BA0D08" w:rsidP="00BA0D08">
      <w:pPr>
        <w:pStyle w:val="a9"/>
      </w:pPr>
    </w:p>
    <w:p w14:paraId="12CFCE7C" w14:textId="77777777" w:rsidR="00BA0D08" w:rsidRPr="00F3592D" w:rsidRDefault="00BA0D08" w:rsidP="007E0B63">
      <w:pPr>
        <w:pStyle w:val="a9"/>
        <w:numPr>
          <w:ilvl w:val="0"/>
          <w:numId w:val="53"/>
        </w:numPr>
        <w:spacing w:after="160" w:line="259" w:lineRule="auto"/>
      </w:pPr>
      <w:r w:rsidRPr="00F3592D">
        <w:t>Что такое Бэкдор?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596E2D71" w14:textId="77777777" w:rsidTr="00B105A6">
        <w:tc>
          <w:tcPr>
            <w:tcW w:w="4355" w:type="dxa"/>
          </w:tcPr>
          <w:p w14:paraId="49311ADA" w14:textId="77777777" w:rsidR="00BA0D08" w:rsidRPr="00F3592D" w:rsidRDefault="00BA0D08" w:rsidP="007E0B63">
            <w:pPr>
              <w:pStyle w:val="a9"/>
              <w:numPr>
                <w:ilvl w:val="0"/>
                <w:numId w:val="35"/>
              </w:numPr>
            </w:pPr>
            <w:r w:rsidRPr="00F3592D">
              <w:t>Специально созданный механизм, позволяющий получить несанкционированный доступ к скомпрометированной операционной системе (правильный ответ)</w:t>
            </w:r>
          </w:p>
        </w:tc>
        <w:tc>
          <w:tcPr>
            <w:tcW w:w="4280" w:type="dxa"/>
          </w:tcPr>
          <w:p w14:paraId="7BDFF2AF" w14:textId="77777777" w:rsidR="00BA0D08" w:rsidRPr="00F3592D" w:rsidRDefault="00BA0D08" w:rsidP="007E0B63">
            <w:pPr>
              <w:pStyle w:val="a9"/>
              <w:numPr>
                <w:ilvl w:val="0"/>
                <w:numId w:val="35"/>
              </w:numPr>
            </w:pPr>
            <w:r w:rsidRPr="00F3592D">
              <w:t>Исправление программного обеспечения, которое закрывает определенную уязвимость операционной системы</w:t>
            </w:r>
          </w:p>
        </w:tc>
      </w:tr>
      <w:tr w:rsidR="00BA0D08" w:rsidRPr="00F3592D" w14:paraId="1BC0D0CC" w14:textId="77777777" w:rsidTr="00B105A6">
        <w:trPr>
          <w:trHeight w:val="401"/>
        </w:trPr>
        <w:tc>
          <w:tcPr>
            <w:tcW w:w="4355" w:type="dxa"/>
          </w:tcPr>
          <w:p w14:paraId="72D22A47" w14:textId="77777777" w:rsidR="00BA0D08" w:rsidRPr="00F3592D" w:rsidRDefault="00BA0D08" w:rsidP="007E0B63">
            <w:pPr>
              <w:pStyle w:val="a9"/>
              <w:numPr>
                <w:ilvl w:val="0"/>
                <w:numId w:val="35"/>
              </w:numPr>
            </w:pPr>
            <w:r w:rsidRPr="00F3592D">
              <w:t>Механизм восстановления удаленных злоумышленником данных</w:t>
            </w:r>
          </w:p>
        </w:tc>
        <w:tc>
          <w:tcPr>
            <w:tcW w:w="4280" w:type="dxa"/>
          </w:tcPr>
          <w:p w14:paraId="03ACEB05" w14:textId="77777777" w:rsidR="00BA0D08" w:rsidRPr="00F3592D" w:rsidRDefault="00BA0D08" w:rsidP="007E0B63">
            <w:pPr>
              <w:pStyle w:val="a9"/>
              <w:numPr>
                <w:ilvl w:val="0"/>
                <w:numId w:val="35"/>
              </w:numPr>
            </w:pPr>
            <w:r w:rsidRPr="00F3592D">
              <w:t>Механизм, позволяющий восстановить утерянный логин и пароль</w:t>
            </w:r>
          </w:p>
        </w:tc>
      </w:tr>
    </w:tbl>
    <w:p w14:paraId="4F16DB81" w14:textId="77777777" w:rsidR="00BA0D08" w:rsidRPr="00F3592D" w:rsidRDefault="00BA0D08" w:rsidP="00BA0D08">
      <w:pPr>
        <w:pStyle w:val="a9"/>
      </w:pPr>
    </w:p>
    <w:p w14:paraId="3AEFC2F3" w14:textId="77777777" w:rsidR="00BA0D08" w:rsidRPr="00F3592D" w:rsidRDefault="00BA0D08" w:rsidP="007E0B63">
      <w:pPr>
        <w:pStyle w:val="a9"/>
        <w:numPr>
          <w:ilvl w:val="0"/>
          <w:numId w:val="53"/>
        </w:numPr>
        <w:spacing w:after="160" w:line="259" w:lineRule="auto"/>
      </w:pPr>
      <w:r w:rsidRPr="00F3592D">
        <w:t xml:space="preserve">Назовите основное отличие </w:t>
      </w:r>
      <w:r w:rsidRPr="00F3592D">
        <w:rPr>
          <w:lang w:val="en-US"/>
        </w:rPr>
        <w:t>IDS</w:t>
      </w:r>
      <w:r w:rsidRPr="00F3592D">
        <w:t xml:space="preserve"> и </w:t>
      </w:r>
      <w:r w:rsidRPr="00F3592D">
        <w:rPr>
          <w:lang w:val="en-US"/>
        </w:rPr>
        <w:t>IPS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7B4A7E4E" w14:textId="77777777" w:rsidTr="00B105A6">
        <w:tc>
          <w:tcPr>
            <w:tcW w:w="4355" w:type="dxa"/>
          </w:tcPr>
          <w:p w14:paraId="1B16AB03" w14:textId="77777777" w:rsidR="00BA0D08" w:rsidRPr="00F3592D" w:rsidRDefault="00BA0D08" w:rsidP="007E0B63">
            <w:pPr>
              <w:pStyle w:val="a9"/>
              <w:numPr>
                <w:ilvl w:val="0"/>
                <w:numId w:val="36"/>
              </w:numPr>
            </w:pPr>
            <w:r w:rsidRPr="00F3592D">
              <w:t xml:space="preserve">Нет отличий </w:t>
            </w:r>
          </w:p>
        </w:tc>
        <w:tc>
          <w:tcPr>
            <w:tcW w:w="4280" w:type="dxa"/>
          </w:tcPr>
          <w:p w14:paraId="4FAB578C" w14:textId="77777777" w:rsidR="00BA0D08" w:rsidRPr="00F3592D" w:rsidRDefault="00BA0D08" w:rsidP="007E0B63">
            <w:pPr>
              <w:pStyle w:val="a9"/>
              <w:numPr>
                <w:ilvl w:val="0"/>
                <w:numId w:val="36"/>
              </w:numPr>
            </w:pPr>
            <w:r w:rsidRPr="00F3592D">
              <w:rPr>
                <w:lang w:val="en-US"/>
              </w:rPr>
              <w:t>IPS</w:t>
            </w:r>
            <w:r w:rsidRPr="00F3592D">
              <w:t xml:space="preserve"> не может быть включен в разрыв защищаемой сети.</w:t>
            </w:r>
          </w:p>
        </w:tc>
      </w:tr>
      <w:tr w:rsidR="00BA0D08" w:rsidRPr="00F3592D" w14:paraId="5D923994" w14:textId="77777777" w:rsidTr="00B105A6">
        <w:trPr>
          <w:trHeight w:val="401"/>
        </w:trPr>
        <w:tc>
          <w:tcPr>
            <w:tcW w:w="4355" w:type="dxa"/>
          </w:tcPr>
          <w:p w14:paraId="73DC7E7A" w14:textId="77777777" w:rsidR="00BA0D08" w:rsidRPr="00F3592D" w:rsidRDefault="00BA0D08" w:rsidP="007E0B63">
            <w:pPr>
              <w:pStyle w:val="a9"/>
              <w:numPr>
                <w:ilvl w:val="0"/>
                <w:numId w:val="36"/>
              </w:numPr>
            </w:pPr>
            <w:r w:rsidRPr="00F3592D">
              <w:rPr>
                <w:lang w:val="en-US"/>
              </w:rPr>
              <w:t>IDS</w:t>
            </w:r>
            <w:r w:rsidRPr="00F3592D">
              <w:t xml:space="preserve"> сертифицируется ФСТЭК России, а </w:t>
            </w:r>
            <w:r w:rsidRPr="00F3592D">
              <w:rPr>
                <w:lang w:val="en-US"/>
              </w:rPr>
              <w:t>IPS</w:t>
            </w:r>
            <w:r w:rsidRPr="00F3592D">
              <w:t xml:space="preserve"> – ФСБ России</w:t>
            </w:r>
          </w:p>
        </w:tc>
        <w:tc>
          <w:tcPr>
            <w:tcW w:w="4280" w:type="dxa"/>
          </w:tcPr>
          <w:p w14:paraId="6CED102B" w14:textId="77777777" w:rsidR="00BA0D08" w:rsidRPr="00F3592D" w:rsidRDefault="00BA0D08" w:rsidP="007E0B63">
            <w:pPr>
              <w:pStyle w:val="a9"/>
              <w:numPr>
                <w:ilvl w:val="0"/>
                <w:numId w:val="36"/>
              </w:numPr>
            </w:pPr>
            <w:r w:rsidRPr="00F3592D">
              <w:rPr>
                <w:lang w:val="en-US"/>
              </w:rPr>
              <w:t>IDS</w:t>
            </w:r>
            <w:r w:rsidRPr="00F3592D">
              <w:t xml:space="preserve"> только фиксирует наличие атаки, а </w:t>
            </w:r>
            <w:r w:rsidRPr="00F3592D">
              <w:rPr>
                <w:lang w:val="en-US"/>
              </w:rPr>
              <w:t>IPS</w:t>
            </w:r>
            <w:r w:rsidRPr="00F3592D">
              <w:t xml:space="preserve"> блокирует сетевой трафик с атакующего хоста</w:t>
            </w:r>
            <w:r>
              <w:t xml:space="preserve"> </w:t>
            </w:r>
            <w:r w:rsidRPr="00F3592D">
              <w:t>(правильный ответ)</w:t>
            </w:r>
          </w:p>
        </w:tc>
      </w:tr>
    </w:tbl>
    <w:p w14:paraId="4DB7DBA0" w14:textId="77777777" w:rsidR="00BA0D08" w:rsidRPr="00F3592D" w:rsidRDefault="00BA0D08" w:rsidP="00BA0D08"/>
    <w:p w14:paraId="21716271" w14:textId="77777777" w:rsidR="00BA0D08" w:rsidRPr="00F3592D" w:rsidRDefault="00BA0D08" w:rsidP="007E0B63">
      <w:pPr>
        <w:pStyle w:val="a9"/>
        <w:numPr>
          <w:ilvl w:val="0"/>
          <w:numId w:val="53"/>
        </w:numPr>
        <w:spacing w:after="160" w:line="259" w:lineRule="auto"/>
      </w:pPr>
      <w:r w:rsidRPr="00F3592D">
        <w:t>Какое решение позволяет выполнять фильтрацию трафика прикладного уровня, направленного на использование уязвимостей веб-серверов и приложений?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F3592D" w14:paraId="2133F102" w14:textId="77777777" w:rsidTr="00B105A6">
        <w:tc>
          <w:tcPr>
            <w:tcW w:w="4355" w:type="dxa"/>
          </w:tcPr>
          <w:p w14:paraId="15DA504F" w14:textId="77777777" w:rsidR="00BA0D08" w:rsidRPr="00F3592D" w:rsidRDefault="00BA0D08" w:rsidP="007E0B63">
            <w:pPr>
              <w:pStyle w:val="a9"/>
              <w:numPr>
                <w:ilvl w:val="0"/>
                <w:numId w:val="37"/>
              </w:numPr>
              <w:rPr>
                <w:lang w:val="en-US"/>
              </w:rPr>
            </w:pPr>
            <w:r w:rsidRPr="00F3592D">
              <w:rPr>
                <w:lang w:val="en-US"/>
              </w:rPr>
              <w:t>Web Application Firewall (</w:t>
            </w:r>
            <w:r w:rsidRPr="00F3592D">
              <w:t>правильный</w:t>
            </w:r>
            <w:r w:rsidRPr="00F3592D">
              <w:rPr>
                <w:lang w:val="en-US"/>
              </w:rPr>
              <w:t xml:space="preserve"> </w:t>
            </w:r>
            <w:r w:rsidRPr="00F3592D">
              <w:t>ответ</w:t>
            </w:r>
            <w:r w:rsidRPr="00F3592D">
              <w:rPr>
                <w:lang w:val="en-US"/>
              </w:rPr>
              <w:t>)</w:t>
            </w:r>
          </w:p>
        </w:tc>
        <w:tc>
          <w:tcPr>
            <w:tcW w:w="4280" w:type="dxa"/>
          </w:tcPr>
          <w:p w14:paraId="7347B692" w14:textId="77777777" w:rsidR="00BA0D08" w:rsidRPr="00F3592D" w:rsidRDefault="00BA0D08" w:rsidP="007E0B63">
            <w:pPr>
              <w:pStyle w:val="a9"/>
              <w:numPr>
                <w:ilvl w:val="0"/>
                <w:numId w:val="37"/>
              </w:numPr>
            </w:pPr>
            <w:r w:rsidRPr="00F3592D">
              <w:rPr>
                <w:lang w:val="en-US"/>
              </w:rPr>
              <w:t>Intrusion Prevention System</w:t>
            </w:r>
            <w:r w:rsidRPr="00F3592D">
              <w:t>.</w:t>
            </w:r>
          </w:p>
        </w:tc>
      </w:tr>
      <w:tr w:rsidR="00BA0D08" w:rsidRPr="00F3592D" w14:paraId="5F568B2D" w14:textId="77777777" w:rsidTr="00B105A6">
        <w:trPr>
          <w:trHeight w:val="401"/>
        </w:trPr>
        <w:tc>
          <w:tcPr>
            <w:tcW w:w="4355" w:type="dxa"/>
          </w:tcPr>
          <w:p w14:paraId="60B197D7" w14:textId="77777777" w:rsidR="00BA0D08" w:rsidRPr="00F3592D" w:rsidRDefault="00BA0D08" w:rsidP="007E0B63">
            <w:pPr>
              <w:pStyle w:val="a9"/>
              <w:numPr>
                <w:ilvl w:val="0"/>
                <w:numId w:val="37"/>
              </w:numPr>
            </w:pPr>
            <w:r w:rsidRPr="00F3592D">
              <w:t>Межсетевой экран</w:t>
            </w:r>
          </w:p>
        </w:tc>
        <w:tc>
          <w:tcPr>
            <w:tcW w:w="4280" w:type="dxa"/>
          </w:tcPr>
          <w:p w14:paraId="181B0333" w14:textId="77777777" w:rsidR="00BA0D08" w:rsidRPr="00F3592D" w:rsidRDefault="00BA0D08" w:rsidP="007E0B63">
            <w:pPr>
              <w:pStyle w:val="a9"/>
              <w:numPr>
                <w:ilvl w:val="0"/>
                <w:numId w:val="37"/>
              </w:numPr>
            </w:pPr>
            <w:r w:rsidRPr="00F3592D">
              <w:t>Антивирусное программное обеспечение</w:t>
            </w:r>
          </w:p>
        </w:tc>
      </w:tr>
    </w:tbl>
    <w:p w14:paraId="16261A69" w14:textId="2CC27EC5" w:rsidR="00BA0D08" w:rsidRPr="00BA0D08" w:rsidRDefault="00BA0D08" w:rsidP="00BA0D08">
      <w:pPr>
        <w:pStyle w:val="af3"/>
        <w:spacing w:before="120"/>
        <w:ind w:firstLine="0"/>
        <w:rPr>
          <w:snapToGrid w:val="0"/>
        </w:rPr>
      </w:pPr>
      <w:r w:rsidRPr="00BA0D08">
        <w:rPr>
          <w:snapToGrid w:val="0"/>
        </w:rPr>
        <w:t>Примерные тестовые задания для проведения контроля знаний в целом по изученному материалу. Максимальный бал за правильный ответ на каждый вопрос – 1 балла, за весь тест – не более 2</w:t>
      </w:r>
      <w:r w:rsidR="009C0E69">
        <w:rPr>
          <w:snapToGrid w:val="0"/>
        </w:rPr>
        <w:t>5</w:t>
      </w:r>
      <w:r w:rsidRPr="00BA0D08">
        <w:rPr>
          <w:snapToGrid w:val="0"/>
        </w:rPr>
        <w:t xml:space="preserve"> баллов:</w:t>
      </w:r>
    </w:p>
    <w:p w14:paraId="4ECFF88C" w14:textId="77777777" w:rsidR="00BA0D08" w:rsidRPr="00D60C51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>
        <w:t>Сколько существует уровней защищенности персональных данных?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D60C51" w14:paraId="23C5B9C1" w14:textId="77777777" w:rsidTr="00B105A6">
        <w:tc>
          <w:tcPr>
            <w:tcW w:w="4355" w:type="dxa"/>
          </w:tcPr>
          <w:p w14:paraId="1B7EFADD" w14:textId="77777777" w:rsidR="00BA0D08" w:rsidRPr="00D60C51" w:rsidRDefault="00BA0D08" w:rsidP="007E0B63">
            <w:pPr>
              <w:pStyle w:val="a9"/>
              <w:numPr>
                <w:ilvl w:val="0"/>
                <w:numId w:val="64"/>
              </w:numPr>
            </w:pPr>
            <w:r>
              <w:t xml:space="preserve">Один </w:t>
            </w:r>
          </w:p>
        </w:tc>
        <w:tc>
          <w:tcPr>
            <w:tcW w:w="4280" w:type="dxa"/>
          </w:tcPr>
          <w:p w14:paraId="716AA841" w14:textId="77777777" w:rsidR="00BA0D08" w:rsidRPr="00D60C51" w:rsidRDefault="00BA0D08" w:rsidP="007E0B63">
            <w:pPr>
              <w:pStyle w:val="a9"/>
              <w:numPr>
                <w:ilvl w:val="0"/>
                <w:numId w:val="64"/>
              </w:numPr>
            </w:pPr>
            <w:r>
              <w:t>Два</w:t>
            </w:r>
          </w:p>
        </w:tc>
      </w:tr>
      <w:tr w:rsidR="00BA0D08" w:rsidRPr="00D60C51" w14:paraId="2C66C3F8" w14:textId="77777777" w:rsidTr="00B105A6">
        <w:tc>
          <w:tcPr>
            <w:tcW w:w="4355" w:type="dxa"/>
          </w:tcPr>
          <w:p w14:paraId="7373E991" w14:textId="77777777" w:rsidR="00BA0D08" w:rsidRPr="000132B9" w:rsidRDefault="00BA0D08" w:rsidP="007E0B63">
            <w:pPr>
              <w:pStyle w:val="a9"/>
              <w:numPr>
                <w:ilvl w:val="0"/>
                <w:numId w:val="64"/>
              </w:numPr>
            </w:pPr>
            <w:r w:rsidRPr="000132B9">
              <w:t>Три</w:t>
            </w:r>
          </w:p>
        </w:tc>
        <w:tc>
          <w:tcPr>
            <w:tcW w:w="4280" w:type="dxa"/>
          </w:tcPr>
          <w:p w14:paraId="40D45251" w14:textId="77777777" w:rsidR="00BA0D08" w:rsidRPr="000132B9" w:rsidRDefault="00BA0D08" w:rsidP="007E0B63">
            <w:pPr>
              <w:pStyle w:val="a9"/>
              <w:numPr>
                <w:ilvl w:val="0"/>
                <w:numId w:val="64"/>
              </w:numPr>
            </w:pPr>
            <w:r w:rsidRPr="000132B9">
              <w:t>Четыре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</w:tr>
    </w:tbl>
    <w:p w14:paraId="7D78D310" w14:textId="77777777" w:rsidR="00BA0D08" w:rsidRDefault="00BA0D08" w:rsidP="00BA0D08">
      <w:pPr>
        <w:pStyle w:val="a9"/>
        <w:jc w:val="both"/>
      </w:pPr>
    </w:p>
    <w:p w14:paraId="1F460214" w14:textId="77777777" w:rsidR="00BA0D08" w:rsidRPr="000132B9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 w:rsidRPr="000132B9">
        <w:t>Сколько существует классов защищенности государственных информационных систем?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23C348F8" w14:textId="77777777" w:rsidTr="00B105A6">
        <w:tc>
          <w:tcPr>
            <w:tcW w:w="4355" w:type="dxa"/>
          </w:tcPr>
          <w:p w14:paraId="5BCA7715" w14:textId="77777777" w:rsidR="00BA0D08" w:rsidRPr="000132B9" w:rsidRDefault="00BA0D08" w:rsidP="007E0B63">
            <w:pPr>
              <w:pStyle w:val="a9"/>
              <w:numPr>
                <w:ilvl w:val="0"/>
                <w:numId w:val="56"/>
              </w:numPr>
            </w:pPr>
            <w:r w:rsidRPr="000132B9">
              <w:t xml:space="preserve">Один </w:t>
            </w:r>
          </w:p>
        </w:tc>
        <w:tc>
          <w:tcPr>
            <w:tcW w:w="4280" w:type="dxa"/>
          </w:tcPr>
          <w:p w14:paraId="014734DA" w14:textId="77777777" w:rsidR="00BA0D08" w:rsidRPr="000132B9" w:rsidRDefault="00BA0D08" w:rsidP="007E0B63">
            <w:pPr>
              <w:pStyle w:val="a9"/>
              <w:numPr>
                <w:ilvl w:val="0"/>
                <w:numId w:val="56"/>
              </w:numPr>
            </w:pPr>
            <w:r w:rsidRPr="000132B9">
              <w:t>Два</w:t>
            </w:r>
          </w:p>
        </w:tc>
      </w:tr>
      <w:tr w:rsidR="00BA0D08" w:rsidRPr="000132B9" w14:paraId="2F9B7624" w14:textId="77777777" w:rsidTr="00B105A6">
        <w:trPr>
          <w:trHeight w:val="405"/>
        </w:trPr>
        <w:tc>
          <w:tcPr>
            <w:tcW w:w="4355" w:type="dxa"/>
          </w:tcPr>
          <w:p w14:paraId="15D3074C" w14:textId="77777777" w:rsidR="00BA0D08" w:rsidRPr="000132B9" w:rsidRDefault="00BA0D08" w:rsidP="007E0B63">
            <w:pPr>
              <w:pStyle w:val="a9"/>
              <w:numPr>
                <w:ilvl w:val="0"/>
                <w:numId w:val="56"/>
              </w:numPr>
            </w:pPr>
            <w:r w:rsidRPr="000132B9">
              <w:t>Три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  <w:tc>
          <w:tcPr>
            <w:tcW w:w="4280" w:type="dxa"/>
          </w:tcPr>
          <w:p w14:paraId="5BCBAC3D" w14:textId="77777777" w:rsidR="00BA0D08" w:rsidRPr="000132B9" w:rsidRDefault="00BA0D08" w:rsidP="007E0B63">
            <w:pPr>
              <w:pStyle w:val="a9"/>
              <w:numPr>
                <w:ilvl w:val="0"/>
                <w:numId w:val="56"/>
              </w:numPr>
            </w:pPr>
            <w:r w:rsidRPr="000132B9">
              <w:t>Четыре</w:t>
            </w:r>
          </w:p>
        </w:tc>
      </w:tr>
    </w:tbl>
    <w:p w14:paraId="7A101A4B" w14:textId="77777777" w:rsidR="00BA0D08" w:rsidRPr="000132B9" w:rsidRDefault="00BA0D08" w:rsidP="00BA0D08">
      <w:pPr>
        <w:pStyle w:val="a9"/>
        <w:jc w:val="both"/>
      </w:pPr>
    </w:p>
    <w:p w14:paraId="56CD9991" w14:textId="77777777" w:rsidR="00BA0D08" w:rsidRPr="000132B9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 w:rsidRPr="000132B9">
        <w:t>На основании какого документа проводится определение необходимого уровня защищенности ПДн?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64476F87" w14:textId="77777777" w:rsidTr="00B105A6">
        <w:tc>
          <w:tcPr>
            <w:tcW w:w="4355" w:type="dxa"/>
          </w:tcPr>
          <w:p w14:paraId="2889464A" w14:textId="77777777" w:rsidR="00BA0D08" w:rsidRPr="000132B9" w:rsidRDefault="00BA0D08" w:rsidP="007E0B63">
            <w:pPr>
              <w:pStyle w:val="a9"/>
              <w:numPr>
                <w:ilvl w:val="0"/>
                <w:numId w:val="65"/>
              </w:numPr>
            </w:pPr>
            <w:r w:rsidRPr="000132B9">
              <w:t>ФЗ от 27.07.2006 № 152</w:t>
            </w:r>
          </w:p>
        </w:tc>
        <w:tc>
          <w:tcPr>
            <w:tcW w:w="4280" w:type="dxa"/>
          </w:tcPr>
          <w:p w14:paraId="355A4CF7" w14:textId="77777777" w:rsidR="00BA0D08" w:rsidRPr="000132B9" w:rsidRDefault="00BA0D08" w:rsidP="007E0B63">
            <w:pPr>
              <w:pStyle w:val="a9"/>
              <w:numPr>
                <w:ilvl w:val="0"/>
                <w:numId w:val="65"/>
              </w:numPr>
            </w:pPr>
            <w:r w:rsidRPr="000132B9">
              <w:t>Постановление Правительства РФ от 01.11.2012 № 1119</w:t>
            </w:r>
            <w:r>
              <w:t xml:space="preserve"> </w:t>
            </w:r>
            <w:r w:rsidRPr="000132B9">
              <w:t>(правильный ответ)</w:t>
            </w:r>
          </w:p>
        </w:tc>
      </w:tr>
      <w:tr w:rsidR="00BA0D08" w:rsidRPr="000132B9" w14:paraId="73A79172" w14:textId="77777777" w:rsidTr="00B105A6">
        <w:trPr>
          <w:trHeight w:val="405"/>
        </w:trPr>
        <w:tc>
          <w:tcPr>
            <w:tcW w:w="4355" w:type="dxa"/>
          </w:tcPr>
          <w:p w14:paraId="238E790B" w14:textId="77777777" w:rsidR="00BA0D08" w:rsidRPr="000132B9" w:rsidRDefault="00BA0D08" w:rsidP="007E0B63">
            <w:pPr>
              <w:pStyle w:val="a9"/>
              <w:numPr>
                <w:ilvl w:val="0"/>
                <w:numId w:val="65"/>
              </w:numPr>
            </w:pPr>
            <w:r w:rsidRPr="000132B9">
              <w:t xml:space="preserve">Приказ ФСТЭК России от </w:t>
            </w:r>
          </w:p>
          <w:p w14:paraId="2BC65D29" w14:textId="77777777" w:rsidR="00BA0D08" w:rsidRPr="000132B9" w:rsidRDefault="00BA0D08" w:rsidP="00B105A6">
            <w:pPr>
              <w:pStyle w:val="a9"/>
            </w:pPr>
            <w:r w:rsidRPr="000132B9">
              <w:t>11 февраля 2013 г. № 17</w:t>
            </w:r>
          </w:p>
        </w:tc>
        <w:tc>
          <w:tcPr>
            <w:tcW w:w="4280" w:type="dxa"/>
          </w:tcPr>
          <w:p w14:paraId="73F0B047" w14:textId="77777777" w:rsidR="00BA0D08" w:rsidRPr="000132B9" w:rsidRDefault="00BA0D08" w:rsidP="007E0B63">
            <w:pPr>
              <w:pStyle w:val="a9"/>
              <w:numPr>
                <w:ilvl w:val="0"/>
                <w:numId w:val="65"/>
              </w:numPr>
            </w:pPr>
            <w:r w:rsidRPr="000132B9">
              <w:t>Приказ ФСТЭК России от 18.02.2013 № 21</w:t>
            </w:r>
          </w:p>
        </w:tc>
      </w:tr>
    </w:tbl>
    <w:p w14:paraId="7E83B3C7" w14:textId="77777777" w:rsidR="00BA0D08" w:rsidRPr="000132B9" w:rsidRDefault="00BA0D08" w:rsidP="00BA0D08">
      <w:pPr>
        <w:pStyle w:val="a9"/>
        <w:jc w:val="both"/>
      </w:pPr>
    </w:p>
    <w:p w14:paraId="1D94D2C1" w14:textId="77777777" w:rsidR="00BA0D08" w:rsidRPr="000132B9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 w:rsidRPr="000132B9">
        <w:lastRenderedPageBreak/>
        <w:t>На какой срок выдаётся Аттестат соответствия требованиям безопасности информации для ГИС?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311FEAB9" w14:textId="77777777" w:rsidTr="00B105A6">
        <w:tc>
          <w:tcPr>
            <w:tcW w:w="4355" w:type="dxa"/>
          </w:tcPr>
          <w:p w14:paraId="7165FA85" w14:textId="77777777" w:rsidR="00BA0D08" w:rsidRPr="000132B9" w:rsidRDefault="00BA0D08" w:rsidP="007E0B63">
            <w:pPr>
              <w:pStyle w:val="a9"/>
              <w:numPr>
                <w:ilvl w:val="0"/>
                <w:numId w:val="66"/>
              </w:numPr>
            </w:pPr>
            <w:r w:rsidRPr="000132B9">
              <w:t>На весь срок эксплуатации информационной системы(правильный ответ)</w:t>
            </w:r>
          </w:p>
        </w:tc>
        <w:tc>
          <w:tcPr>
            <w:tcW w:w="4280" w:type="dxa"/>
          </w:tcPr>
          <w:p w14:paraId="7048BA4C" w14:textId="77777777" w:rsidR="00BA0D08" w:rsidRPr="000132B9" w:rsidRDefault="00BA0D08" w:rsidP="007E0B63">
            <w:pPr>
              <w:pStyle w:val="a9"/>
              <w:numPr>
                <w:ilvl w:val="0"/>
                <w:numId w:val="66"/>
              </w:numPr>
            </w:pPr>
            <w:r w:rsidRPr="000132B9">
              <w:t>На 3 года</w:t>
            </w:r>
          </w:p>
        </w:tc>
      </w:tr>
      <w:tr w:rsidR="00BA0D08" w:rsidRPr="000132B9" w14:paraId="246F948C" w14:textId="77777777" w:rsidTr="00B105A6">
        <w:trPr>
          <w:trHeight w:val="405"/>
        </w:trPr>
        <w:tc>
          <w:tcPr>
            <w:tcW w:w="4355" w:type="dxa"/>
          </w:tcPr>
          <w:p w14:paraId="307C9173" w14:textId="77777777" w:rsidR="00BA0D08" w:rsidRPr="000132B9" w:rsidRDefault="00BA0D08" w:rsidP="007E0B63">
            <w:pPr>
              <w:pStyle w:val="a9"/>
              <w:numPr>
                <w:ilvl w:val="0"/>
                <w:numId w:val="66"/>
              </w:numPr>
            </w:pPr>
            <w:r w:rsidRPr="000132B9">
              <w:t>На 5 лет</w:t>
            </w:r>
          </w:p>
        </w:tc>
        <w:tc>
          <w:tcPr>
            <w:tcW w:w="4280" w:type="dxa"/>
          </w:tcPr>
          <w:p w14:paraId="35E4C53D" w14:textId="77777777" w:rsidR="00BA0D08" w:rsidRPr="000132B9" w:rsidRDefault="00BA0D08" w:rsidP="007E0B63">
            <w:pPr>
              <w:pStyle w:val="a9"/>
              <w:numPr>
                <w:ilvl w:val="0"/>
                <w:numId w:val="66"/>
              </w:numPr>
            </w:pPr>
            <w:r w:rsidRPr="000132B9">
              <w:t>На 1 год</w:t>
            </w:r>
          </w:p>
        </w:tc>
      </w:tr>
    </w:tbl>
    <w:p w14:paraId="67A27B1A" w14:textId="77777777" w:rsidR="00BA0D08" w:rsidRPr="000132B9" w:rsidRDefault="00BA0D08" w:rsidP="00BA0D08">
      <w:pPr>
        <w:pStyle w:val="a9"/>
        <w:jc w:val="both"/>
      </w:pPr>
    </w:p>
    <w:p w14:paraId="5F596FC8" w14:textId="77777777" w:rsidR="00BA0D08" w:rsidRPr="000132B9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 w:rsidRPr="000132B9">
        <w:t>Для обеспечения максимальной надежности при удалении информации с жёсткого магнитного диска, без использования средств защиты информации, каким методом стоит воспользоваться?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2536AF15" w14:textId="77777777" w:rsidTr="00B105A6">
        <w:tc>
          <w:tcPr>
            <w:tcW w:w="4355" w:type="dxa"/>
          </w:tcPr>
          <w:p w14:paraId="0522359C" w14:textId="77777777" w:rsidR="00BA0D08" w:rsidRPr="000132B9" w:rsidRDefault="00BA0D08" w:rsidP="007E0B63">
            <w:pPr>
              <w:pStyle w:val="a9"/>
              <w:numPr>
                <w:ilvl w:val="0"/>
                <w:numId w:val="57"/>
              </w:numPr>
            </w:pPr>
            <w:r w:rsidRPr="000132B9">
              <w:t>Полное форматирование жёсткого диска</w:t>
            </w:r>
            <w:r>
              <w:t xml:space="preserve"> </w:t>
            </w:r>
            <w:r w:rsidRPr="000132B9">
              <w:t>(правильный ответ)</w:t>
            </w:r>
          </w:p>
        </w:tc>
        <w:tc>
          <w:tcPr>
            <w:tcW w:w="4280" w:type="dxa"/>
          </w:tcPr>
          <w:p w14:paraId="0C6F4F02" w14:textId="77777777" w:rsidR="00BA0D08" w:rsidRPr="000132B9" w:rsidRDefault="00BA0D08" w:rsidP="007E0B63">
            <w:pPr>
              <w:pStyle w:val="a9"/>
              <w:numPr>
                <w:ilvl w:val="0"/>
                <w:numId w:val="57"/>
              </w:numPr>
            </w:pPr>
            <w:r w:rsidRPr="000132B9">
              <w:t>Быстрое форматирование жёсткого диска</w:t>
            </w:r>
          </w:p>
        </w:tc>
      </w:tr>
      <w:tr w:rsidR="00BA0D08" w:rsidRPr="000132B9" w14:paraId="780842EE" w14:textId="77777777" w:rsidTr="00B105A6">
        <w:trPr>
          <w:trHeight w:val="405"/>
        </w:trPr>
        <w:tc>
          <w:tcPr>
            <w:tcW w:w="4355" w:type="dxa"/>
          </w:tcPr>
          <w:p w14:paraId="3DE78AAD" w14:textId="77777777" w:rsidR="00BA0D08" w:rsidRPr="000132B9" w:rsidRDefault="00BA0D08" w:rsidP="007E0B63">
            <w:pPr>
              <w:pStyle w:val="a9"/>
              <w:numPr>
                <w:ilvl w:val="0"/>
                <w:numId w:val="57"/>
              </w:numPr>
            </w:pPr>
            <w:r w:rsidRPr="000132B9">
              <w:t>Очистка корзины после удаления информации</w:t>
            </w:r>
          </w:p>
          <w:p w14:paraId="76BFE4B6" w14:textId="77777777" w:rsidR="00BA0D08" w:rsidRPr="000132B9" w:rsidRDefault="00BA0D08" w:rsidP="00B105A6">
            <w:pPr>
              <w:pStyle w:val="a9"/>
            </w:pPr>
          </w:p>
        </w:tc>
        <w:tc>
          <w:tcPr>
            <w:tcW w:w="4280" w:type="dxa"/>
          </w:tcPr>
          <w:p w14:paraId="3AB62077" w14:textId="77777777" w:rsidR="00BA0D08" w:rsidRPr="000132B9" w:rsidRDefault="00BA0D08" w:rsidP="007E0B63">
            <w:pPr>
              <w:pStyle w:val="a9"/>
              <w:numPr>
                <w:ilvl w:val="0"/>
                <w:numId w:val="57"/>
              </w:numPr>
            </w:pPr>
            <w:r w:rsidRPr="000132B9">
              <w:t>Перезагрузка операционной системы для очистки остаточной информации, хранящейся в оперативной памяти</w:t>
            </w:r>
          </w:p>
        </w:tc>
      </w:tr>
    </w:tbl>
    <w:p w14:paraId="6FFC8C29" w14:textId="77777777" w:rsidR="00BA0D08" w:rsidRPr="000132B9" w:rsidRDefault="00BA0D08" w:rsidP="00BA0D08">
      <w:pPr>
        <w:pStyle w:val="a9"/>
        <w:jc w:val="both"/>
      </w:pPr>
    </w:p>
    <w:p w14:paraId="4699E9B8" w14:textId="77777777" w:rsidR="00BA0D08" w:rsidRPr="000132B9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 w:rsidRPr="000132B9">
        <w:t xml:space="preserve">Какой из накопителей информации использует метод </w:t>
      </w:r>
      <w:r w:rsidRPr="000132B9">
        <w:rPr>
          <w:lang w:val="en-US"/>
        </w:rPr>
        <w:t>TRIM</w:t>
      </w:r>
      <w:r w:rsidRPr="000132B9">
        <w:t xml:space="preserve"> для очистки высвобождаемой памяти при удалении файлов?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04EA73B8" w14:textId="77777777" w:rsidTr="00B105A6">
        <w:tc>
          <w:tcPr>
            <w:tcW w:w="4355" w:type="dxa"/>
          </w:tcPr>
          <w:p w14:paraId="19A8162E" w14:textId="77777777" w:rsidR="00BA0D08" w:rsidRPr="000132B9" w:rsidRDefault="00BA0D08" w:rsidP="007E0B63">
            <w:pPr>
              <w:pStyle w:val="a9"/>
              <w:numPr>
                <w:ilvl w:val="0"/>
                <w:numId w:val="58"/>
              </w:numPr>
            </w:pPr>
            <w:r w:rsidRPr="000132B9">
              <w:rPr>
                <w:lang w:val="en-US"/>
              </w:rPr>
              <w:t xml:space="preserve">SD </w:t>
            </w:r>
            <w:r w:rsidRPr="000132B9">
              <w:t>карты</w:t>
            </w:r>
          </w:p>
        </w:tc>
        <w:tc>
          <w:tcPr>
            <w:tcW w:w="4280" w:type="dxa"/>
          </w:tcPr>
          <w:p w14:paraId="6067B07C" w14:textId="77777777" w:rsidR="00BA0D08" w:rsidRPr="000132B9" w:rsidRDefault="00BA0D08" w:rsidP="007E0B63">
            <w:pPr>
              <w:pStyle w:val="a9"/>
              <w:numPr>
                <w:ilvl w:val="0"/>
                <w:numId w:val="58"/>
              </w:numPr>
            </w:pPr>
            <w:r w:rsidRPr="000132B9">
              <w:rPr>
                <w:lang w:val="en-US"/>
              </w:rPr>
              <w:t xml:space="preserve">USB-Flash </w:t>
            </w:r>
            <w:r w:rsidRPr="000132B9">
              <w:t>накопители</w:t>
            </w:r>
          </w:p>
        </w:tc>
      </w:tr>
      <w:tr w:rsidR="00BA0D08" w:rsidRPr="000132B9" w14:paraId="76DA8666" w14:textId="77777777" w:rsidTr="00B105A6">
        <w:trPr>
          <w:trHeight w:val="405"/>
        </w:trPr>
        <w:tc>
          <w:tcPr>
            <w:tcW w:w="4355" w:type="dxa"/>
          </w:tcPr>
          <w:p w14:paraId="3166182F" w14:textId="77777777" w:rsidR="00BA0D08" w:rsidRPr="000132B9" w:rsidRDefault="00BA0D08" w:rsidP="007E0B63">
            <w:pPr>
              <w:pStyle w:val="a9"/>
              <w:numPr>
                <w:ilvl w:val="0"/>
                <w:numId w:val="58"/>
              </w:numPr>
            </w:pPr>
            <w:r w:rsidRPr="000132B9">
              <w:rPr>
                <w:lang w:val="en-US"/>
              </w:rPr>
              <w:t>HDD</w:t>
            </w:r>
          </w:p>
        </w:tc>
        <w:tc>
          <w:tcPr>
            <w:tcW w:w="4280" w:type="dxa"/>
          </w:tcPr>
          <w:p w14:paraId="34BAA1B6" w14:textId="77777777" w:rsidR="00BA0D08" w:rsidRPr="000132B9" w:rsidRDefault="00BA0D08" w:rsidP="007E0B63">
            <w:pPr>
              <w:pStyle w:val="a9"/>
              <w:numPr>
                <w:ilvl w:val="0"/>
                <w:numId w:val="58"/>
              </w:numPr>
            </w:pPr>
            <w:r w:rsidRPr="000132B9">
              <w:rPr>
                <w:lang w:val="en-US"/>
              </w:rPr>
              <w:t>SSD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</w:tr>
    </w:tbl>
    <w:p w14:paraId="3862FB9B" w14:textId="77777777" w:rsidR="00BA0D08" w:rsidRPr="000132B9" w:rsidRDefault="00BA0D08" w:rsidP="00BA0D08">
      <w:pPr>
        <w:pStyle w:val="a9"/>
        <w:jc w:val="both"/>
      </w:pPr>
    </w:p>
    <w:p w14:paraId="485B2939" w14:textId="77777777" w:rsidR="00BA0D08" w:rsidRPr="000132B9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 w:rsidRPr="000132B9">
        <w:t>Программное обеспечение или аппаратное устройство, регистрирующее различные действия пользователя?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3798D543" w14:textId="77777777" w:rsidTr="00B105A6">
        <w:tc>
          <w:tcPr>
            <w:tcW w:w="4355" w:type="dxa"/>
          </w:tcPr>
          <w:p w14:paraId="6C494739" w14:textId="77777777" w:rsidR="00BA0D08" w:rsidRPr="000132B9" w:rsidRDefault="00BA0D08" w:rsidP="007E0B63">
            <w:pPr>
              <w:pStyle w:val="a9"/>
              <w:numPr>
                <w:ilvl w:val="0"/>
                <w:numId w:val="59"/>
              </w:numPr>
            </w:pPr>
            <w:r w:rsidRPr="000132B9">
              <w:t>Руткит</w:t>
            </w:r>
          </w:p>
        </w:tc>
        <w:tc>
          <w:tcPr>
            <w:tcW w:w="4280" w:type="dxa"/>
          </w:tcPr>
          <w:p w14:paraId="523E358A" w14:textId="77777777" w:rsidR="00BA0D08" w:rsidRPr="000132B9" w:rsidRDefault="00BA0D08" w:rsidP="007E0B63">
            <w:pPr>
              <w:pStyle w:val="a9"/>
              <w:numPr>
                <w:ilvl w:val="0"/>
                <w:numId w:val="59"/>
              </w:numPr>
            </w:pPr>
            <w:r w:rsidRPr="000132B9">
              <w:t>Троян</w:t>
            </w:r>
          </w:p>
        </w:tc>
      </w:tr>
      <w:tr w:rsidR="00BA0D08" w:rsidRPr="000132B9" w14:paraId="374A11CB" w14:textId="77777777" w:rsidTr="00B105A6">
        <w:trPr>
          <w:trHeight w:val="405"/>
        </w:trPr>
        <w:tc>
          <w:tcPr>
            <w:tcW w:w="4355" w:type="dxa"/>
          </w:tcPr>
          <w:p w14:paraId="7D3A34EB" w14:textId="77777777" w:rsidR="00BA0D08" w:rsidRPr="000132B9" w:rsidRDefault="00BA0D08" w:rsidP="007E0B63">
            <w:pPr>
              <w:pStyle w:val="a9"/>
              <w:numPr>
                <w:ilvl w:val="0"/>
                <w:numId w:val="59"/>
              </w:numPr>
            </w:pPr>
            <w:r w:rsidRPr="000132B9">
              <w:t>Бэкдор</w:t>
            </w:r>
          </w:p>
        </w:tc>
        <w:tc>
          <w:tcPr>
            <w:tcW w:w="4280" w:type="dxa"/>
          </w:tcPr>
          <w:p w14:paraId="3D0D0372" w14:textId="77777777" w:rsidR="00BA0D08" w:rsidRPr="000132B9" w:rsidRDefault="00BA0D08" w:rsidP="007E0B63">
            <w:pPr>
              <w:pStyle w:val="a9"/>
              <w:numPr>
                <w:ilvl w:val="0"/>
                <w:numId w:val="59"/>
              </w:numPr>
            </w:pPr>
            <w:r w:rsidRPr="000132B9">
              <w:t>Кейлоггер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</w:tr>
    </w:tbl>
    <w:p w14:paraId="2F99695F" w14:textId="77777777" w:rsidR="00BA0D08" w:rsidRPr="000132B9" w:rsidRDefault="00BA0D08" w:rsidP="00BA0D08">
      <w:pPr>
        <w:pStyle w:val="a9"/>
        <w:jc w:val="both"/>
      </w:pPr>
    </w:p>
    <w:p w14:paraId="2B6C2613" w14:textId="77777777" w:rsidR="00BA0D08" w:rsidRPr="000132B9" w:rsidRDefault="00BA0D08" w:rsidP="00BA0D08">
      <w:pPr>
        <w:pStyle w:val="a9"/>
        <w:jc w:val="both"/>
      </w:pPr>
    </w:p>
    <w:p w14:paraId="6EFD6218" w14:textId="77777777" w:rsidR="00BA0D08" w:rsidRPr="000132B9" w:rsidRDefault="00BA0D08" w:rsidP="00BA0D08">
      <w:pPr>
        <w:pStyle w:val="a9"/>
        <w:jc w:val="both"/>
      </w:pPr>
    </w:p>
    <w:p w14:paraId="09A91F98" w14:textId="77777777" w:rsidR="00BA0D08" w:rsidRPr="000132B9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 w:rsidRPr="000132B9">
        <w:t>Как называется вид атаки, при которой пользователю отправляют ссылку на поддельный сайт, визуально похожий на оригинал, с целью получения его логина и пароля?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5A252FC9" w14:textId="77777777" w:rsidTr="00B105A6">
        <w:tc>
          <w:tcPr>
            <w:tcW w:w="4355" w:type="dxa"/>
          </w:tcPr>
          <w:p w14:paraId="382DBAD9" w14:textId="77777777" w:rsidR="00BA0D08" w:rsidRPr="000132B9" w:rsidRDefault="00BA0D08" w:rsidP="007E0B63">
            <w:pPr>
              <w:pStyle w:val="a9"/>
              <w:numPr>
                <w:ilvl w:val="0"/>
                <w:numId w:val="60"/>
              </w:numPr>
            </w:pPr>
            <w:r w:rsidRPr="000132B9">
              <w:t>Фишинг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  <w:tc>
          <w:tcPr>
            <w:tcW w:w="4280" w:type="dxa"/>
          </w:tcPr>
          <w:p w14:paraId="4D65EC40" w14:textId="77777777" w:rsidR="00BA0D08" w:rsidRPr="000132B9" w:rsidRDefault="00BA0D08" w:rsidP="007E0B63">
            <w:pPr>
              <w:pStyle w:val="a9"/>
              <w:numPr>
                <w:ilvl w:val="0"/>
                <w:numId w:val="60"/>
              </w:numPr>
            </w:pPr>
            <w:r w:rsidRPr="000132B9">
              <w:t>Вишинг</w:t>
            </w:r>
          </w:p>
        </w:tc>
      </w:tr>
      <w:tr w:rsidR="00BA0D08" w:rsidRPr="000132B9" w14:paraId="58D15C59" w14:textId="77777777" w:rsidTr="00B105A6">
        <w:trPr>
          <w:trHeight w:val="405"/>
        </w:trPr>
        <w:tc>
          <w:tcPr>
            <w:tcW w:w="4355" w:type="dxa"/>
          </w:tcPr>
          <w:p w14:paraId="5FA7185F" w14:textId="77777777" w:rsidR="00BA0D08" w:rsidRPr="000132B9" w:rsidRDefault="00BA0D08" w:rsidP="007E0B63">
            <w:pPr>
              <w:pStyle w:val="a9"/>
              <w:numPr>
                <w:ilvl w:val="0"/>
                <w:numId w:val="60"/>
              </w:numPr>
            </w:pPr>
            <w:r w:rsidRPr="000132B9">
              <w:t>Квид про Кво</w:t>
            </w:r>
          </w:p>
        </w:tc>
        <w:tc>
          <w:tcPr>
            <w:tcW w:w="4280" w:type="dxa"/>
          </w:tcPr>
          <w:p w14:paraId="285ED300" w14:textId="77777777" w:rsidR="00BA0D08" w:rsidRPr="000132B9" w:rsidRDefault="00BA0D08" w:rsidP="007E0B63">
            <w:pPr>
              <w:pStyle w:val="a9"/>
              <w:numPr>
                <w:ilvl w:val="0"/>
                <w:numId w:val="60"/>
              </w:numPr>
            </w:pPr>
            <w:r w:rsidRPr="000132B9">
              <w:t>Претекстинг</w:t>
            </w:r>
          </w:p>
        </w:tc>
      </w:tr>
    </w:tbl>
    <w:p w14:paraId="72D0A8C2" w14:textId="77777777" w:rsidR="00BA0D08" w:rsidRPr="000132B9" w:rsidRDefault="00BA0D08" w:rsidP="00BA0D08">
      <w:pPr>
        <w:pStyle w:val="a9"/>
        <w:jc w:val="both"/>
      </w:pPr>
    </w:p>
    <w:p w14:paraId="49E6FFEE" w14:textId="77777777" w:rsidR="00BA0D08" w:rsidRPr="000132B9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 w:rsidRPr="000132B9">
        <w:t xml:space="preserve">Какой командой в операционной системе </w:t>
      </w:r>
      <w:r w:rsidRPr="000132B9">
        <w:rPr>
          <w:lang w:val="en-US"/>
        </w:rPr>
        <w:t>Linux</w:t>
      </w:r>
      <w:r w:rsidRPr="000132B9">
        <w:t xml:space="preserve"> можно вывести в командной строке содержимое файла?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3D13AC65" w14:textId="77777777" w:rsidTr="00B105A6">
        <w:tc>
          <w:tcPr>
            <w:tcW w:w="4355" w:type="dxa"/>
          </w:tcPr>
          <w:p w14:paraId="3DF52534" w14:textId="77777777" w:rsidR="00BA0D08" w:rsidRPr="000132B9" w:rsidRDefault="00BA0D08" w:rsidP="007E0B63">
            <w:pPr>
              <w:pStyle w:val="a9"/>
              <w:numPr>
                <w:ilvl w:val="0"/>
                <w:numId w:val="61"/>
              </w:numPr>
            </w:pPr>
            <w:r w:rsidRPr="000132B9">
              <w:rPr>
                <w:lang w:val="en-US"/>
              </w:rPr>
              <w:t>ls</w:t>
            </w:r>
          </w:p>
        </w:tc>
        <w:tc>
          <w:tcPr>
            <w:tcW w:w="4280" w:type="dxa"/>
          </w:tcPr>
          <w:p w14:paraId="00A10A45" w14:textId="77777777" w:rsidR="00BA0D08" w:rsidRPr="000132B9" w:rsidRDefault="00BA0D08" w:rsidP="007E0B63">
            <w:pPr>
              <w:pStyle w:val="a9"/>
              <w:numPr>
                <w:ilvl w:val="0"/>
                <w:numId w:val="61"/>
              </w:numPr>
            </w:pPr>
            <w:r w:rsidRPr="000132B9">
              <w:rPr>
                <w:lang w:val="en-US"/>
              </w:rPr>
              <w:t>cat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</w:tr>
      <w:tr w:rsidR="00BA0D08" w:rsidRPr="000132B9" w14:paraId="1C0C5E20" w14:textId="77777777" w:rsidTr="00B105A6">
        <w:trPr>
          <w:trHeight w:val="405"/>
        </w:trPr>
        <w:tc>
          <w:tcPr>
            <w:tcW w:w="4355" w:type="dxa"/>
          </w:tcPr>
          <w:p w14:paraId="36C9626E" w14:textId="77777777" w:rsidR="00BA0D08" w:rsidRPr="000132B9" w:rsidRDefault="00BA0D08" w:rsidP="007E0B63">
            <w:pPr>
              <w:pStyle w:val="a9"/>
              <w:numPr>
                <w:ilvl w:val="0"/>
                <w:numId w:val="61"/>
              </w:numPr>
            </w:pPr>
            <w:r w:rsidRPr="000132B9">
              <w:rPr>
                <w:lang w:val="en-US"/>
              </w:rPr>
              <w:t>cp</w:t>
            </w:r>
          </w:p>
        </w:tc>
        <w:tc>
          <w:tcPr>
            <w:tcW w:w="4280" w:type="dxa"/>
          </w:tcPr>
          <w:p w14:paraId="66D1DCB1" w14:textId="77777777" w:rsidR="00BA0D08" w:rsidRPr="000132B9" w:rsidRDefault="00BA0D08" w:rsidP="007E0B63">
            <w:pPr>
              <w:pStyle w:val="a9"/>
              <w:numPr>
                <w:ilvl w:val="0"/>
                <w:numId w:val="61"/>
              </w:numPr>
            </w:pPr>
            <w:r w:rsidRPr="000132B9">
              <w:t>rm</w:t>
            </w:r>
          </w:p>
        </w:tc>
      </w:tr>
    </w:tbl>
    <w:p w14:paraId="2183B3B7" w14:textId="77777777" w:rsidR="00BA0D08" w:rsidRPr="000132B9" w:rsidRDefault="00BA0D08" w:rsidP="00BA0D08">
      <w:pPr>
        <w:pStyle w:val="a9"/>
        <w:jc w:val="both"/>
      </w:pPr>
    </w:p>
    <w:p w14:paraId="54922EE6" w14:textId="77777777" w:rsidR="00BA0D08" w:rsidRPr="000132B9" w:rsidRDefault="00BA0D08" w:rsidP="007E0B63">
      <w:pPr>
        <w:pStyle w:val="a9"/>
        <w:numPr>
          <w:ilvl w:val="0"/>
          <w:numId w:val="63"/>
        </w:numPr>
        <w:spacing w:after="160" w:line="259" w:lineRule="auto"/>
        <w:jc w:val="both"/>
      </w:pPr>
      <w:r w:rsidRPr="000132B9">
        <w:t>Какое решение позволяет осуществлять блокировку трафика, содержащего сигнатуры атаки на сетевой ресурс?</w:t>
      </w: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5"/>
        <w:gridCol w:w="4280"/>
      </w:tblGrid>
      <w:tr w:rsidR="00BA0D08" w:rsidRPr="000132B9" w14:paraId="20FF9BE1" w14:textId="77777777" w:rsidTr="00B105A6">
        <w:tc>
          <w:tcPr>
            <w:tcW w:w="4355" w:type="dxa"/>
          </w:tcPr>
          <w:p w14:paraId="071E08F9" w14:textId="77777777" w:rsidR="00BA0D08" w:rsidRPr="000132B9" w:rsidRDefault="00BA0D08" w:rsidP="007E0B63">
            <w:pPr>
              <w:pStyle w:val="a9"/>
              <w:numPr>
                <w:ilvl w:val="0"/>
                <w:numId w:val="62"/>
              </w:numPr>
            </w:pPr>
            <w:r w:rsidRPr="000132B9">
              <w:rPr>
                <w:lang w:val="en-US"/>
              </w:rPr>
              <w:t>IDS</w:t>
            </w:r>
          </w:p>
        </w:tc>
        <w:tc>
          <w:tcPr>
            <w:tcW w:w="4280" w:type="dxa"/>
          </w:tcPr>
          <w:p w14:paraId="264ADCA6" w14:textId="77777777" w:rsidR="00BA0D08" w:rsidRPr="000132B9" w:rsidRDefault="00BA0D08" w:rsidP="007E0B63">
            <w:pPr>
              <w:pStyle w:val="a9"/>
              <w:numPr>
                <w:ilvl w:val="0"/>
                <w:numId w:val="62"/>
              </w:numPr>
            </w:pPr>
            <w:r w:rsidRPr="000132B9">
              <w:rPr>
                <w:lang w:val="en-US"/>
              </w:rPr>
              <w:t>WAF</w:t>
            </w:r>
          </w:p>
        </w:tc>
      </w:tr>
      <w:tr w:rsidR="00BA0D08" w:rsidRPr="000132B9" w14:paraId="1DA0768C" w14:textId="77777777" w:rsidTr="00B105A6">
        <w:trPr>
          <w:trHeight w:val="405"/>
        </w:trPr>
        <w:tc>
          <w:tcPr>
            <w:tcW w:w="4355" w:type="dxa"/>
          </w:tcPr>
          <w:p w14:paraId="090BDCD6" w14:textId="77777777" w:rsidR="00BA0D08" w:rsidRPr="000132B9" w:rsidRDefault="00BA0D08" w:rsidP="007E0B63">
            <w:pPr>
              <w:pStyle w:val="a9"/>
              <w:numPr>
                <w:ilvl w:val="0"/>
                <w:numId w:val="62"/>
              </w:numPr>
            </w:pPr>
            <w:r w:rsidRPr="000132B9">
              <w:rPr>
                <w:lang w:val="en-US"/>
              </w:rPr>
              <w:t>IPS</w:t>
            </w:r>
            <w:r>
              <w:t xml:space="preserve"> </w:t>
            </w:r>
            <w:r w:rsidRPr="000132B9">
              <w:rPr>
                <w:lang w:val="en-US"/>
              </w:rPr>
              <w:t>(</w:t>
            </w:r>
            <w:r w:rsidRPr="000132B9">
              <w:t>правильный</w:t>
            </w:r>
            <w:r w:rsidRPr="000132B9">
              <w:rPr>
                <w:lang w:val="en-US"/>
              </w:rPr>
              <w:t xml:space="preserve"> </w:t>
            </w:r>
            <w:r w:rsidRPr="000132B9">
              <w:t>ответ</w:t>
            </w:r>
            <w:r w:rsidRPr="000132B9">
              <w:rPr>
                <w:lang w:val="en-US"/>
              </w:rPr>
              <w:t>)</w:t>
            </w:r>
          </w:p>
        </w:tc>
        <w:tc>
          <w:tcPr>
            <w:tcW w:w="4280" w:type="dxa"/>
          </w:tcPr>
          <w:p w14:paraId="2723A5E8" w14:textId="77777777" w:rsidR="00BA0D08" w:rsidRPr="000132B9" w:rsidRDefault="00BA0D08" w:rsidP="007E0B63">
            <w:pPr>
              <w:pStyle w:val="a9"/>
              <w:numPr>
                <w:ilvl w:val="0"/>
                <w:numId w:val="62"/>
              </w:numPr>
            </w:pPr>
            <w:r w:rsidRPr="000132B9">
              <w:rPr>
                <w:lang w:val="en-US"/>
              </w:rPr>
              <w:t>FW</w:t>
            </w:r>
          </w:p>
        </w:tc>
      </w:tr>
    </w:tbl>
    <w:p w14:paraId="3EE2BDD9" w14:textId="2F03E871" w:rsidR="00B24EB6" w:rsidRDefault="0070628A" w:rsidP="00B24EB6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8.4. </w:t>
      </w:r>
      <w:r w:rsidR="00BA0D08">
        <w:rPr>
          <w:rFonts w:eastAsiaTheme="minorHAnsi"/>
          <w:b/>
          <w:sz w:val="28"/>
          <w:szCs w:val="28"/>
          <w:lang w:eastAsia="en-US"/>
        </w:rPr>
        <w:t xml:space="preserve">Примерные </w:t>
      </w:r>
      <w:r w:rsidR="00BA0D08" w:rsidRPr="00BA0D08">
        <w:rPr>
          <w:rFonts w:eastAsiaTheme="minorHAnsi"/>
          <w:b/>
          <w:sz w:val="28"/>
          <w:szCs w:val="28"/>
          <w:lang w:eastAsia="en-US"/>
        </w:rPr>
        <w:t xml:space="preserve">практикоориентированные формы заданий  </w:t>
      </w:r>
    </w:p>
    <w:p w14:paraId="4607F172" w14:textId="101DBCBC" w:rsidR="00BA0D08" w:rsidRDefault="0070628A" w:rsidP="00B24EB6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lastRenderedPageBreak/>
        <w:t>-</w:t>
      </w:r>
      <w:r w:rsidR="00BA0D08">
        <w:rPr>
          <w:rFonts w:eastAsiaTheme="minorHAnsi"/>
          <w:sz w:val="28"/>
          <w:szCs w:val="28"/>
          <w:lang w:eastAsia="en-US"/>
        </w:rPr>
        <w:t xml:space="preserve"> о</w:t>
      </w:r>
      <w:r w:rsidR="00BA0D08" w:rsidRPr="00BA0D08">
        <w:rPr>
          <w:rFonts w:eastAsiaTheme="minorHAnsi"/>
          <w:sz w:val="28"/>
          <w:szCs w:val="28"/>
          <w:lang w:eastAsia="en-US"/>
        </w:rPr>
        <w:t>знакомление с основными организационно-распорядительными документами по защите информации, не содержащей сведений, составляющих государственную тайну</w:t>
      </w:r>
    </w:p>
    <w:p w14:paraId="5CB4E590" w14:textId="6F80420B" w:rsidR="00BA0D08" w:rsidRPr="00BA0D08" w:rsidRDefault="0070628A" w:rsidP="00BA0D0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-</w:t>
      </w:r>
      <w:r w:rsidR="00BA0D08">
        <w:rPr>
          <w:rFonts w:eastAsiaTheme="minorHAnsi"/>
          <w:sz w:val="28"/>
          <w:szCs w:val="28"/>
          <w:lang w:eastAsia="en-US"/>
        </w:rPr>
        <w:t xml:space="preserve">   о</w:t>
      </w:r>
      <w:r w:rsidR="00BA0D08" w:rsidRPr="00BA0D08">
        <w:rPr>
          <w:rFonts w:eastAsiaTheme="minorHAnsi"/>
          <w:sz w:val="28"/>
          <w:szCs w:val="28"/>
          <w:lang w:eastAsia="en-US"/>
        </w:rPr>
        <w:t>знакомление с государственными стандартами:</w:t>
      </w:r>
    </w:p>
    <w:p w14:paraId="44D64EC8" w14:textId="1CB47227" w:rsidR="00BA0D08" w:rsidRPr="00BA0D08" w:rsidRDefault="00BA0D08" w:rsidP="00BA0D0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ГОСТ Р 50922 Защита информации. Основные термины и определения</w:t>
      </w:r>
    </w:p>
    <w:p w14:paraId="48661C52" w14:textId="518C1377" w:rsidR="00BA0D08" w:rsidRPr="00BA0D08" w:rsidRDefault="00BA0D08" w:rsidP="00BA0D0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ГОСТ Р 57628 Информационная технология. Методы и средства обеспечения безопасности. Руководство по разработке профилей защиты и заданий по безопасности</w:t>
      </w:r>
    </w:p>
    <w:p w14:paraId="4D61E462" w14:textId="05D39925" w:rsidR="00BA0D08" w:rsidRPr="00BA0D08" w:rsidRDefault="00BA0D08" w:rsidP="00BA0D0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ГОСТ Р ИСО/МЭК ТО 19791 Информационная технология. Методы и средства обеспечения безопасности. Оценка безопасности автоматизированных систем</w:t>
      </w:r>
    </w:p>
    <w:p w14:paraId="3B79AC33" w14:textId="3F836AA1" w:rsidR="0070628A" w:rsidRPr="00491C47" w:rsidRDefault="00BA0D08" w:rsidP="00BA0D0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ГОСТ Р 51583-2014 Защита информации. Порядок создания автоматизированных систем в защищенном исполнении. Общие положения</w:t>
      </w:r>
    </w:p>
    <w:p w14:paraId="45CFF7E5" w14:textId="62E1E8AA" w:rsidR="0070628A" w:rsidRPr="00491C47" w:rsidRDefault="0070628A" w:rsidP="00B24EB6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р</w:t>
      </w:r>
      <w:r w:rsidR="00BA0D08" w:rsidRPr="00BA0D08">
        <w:rPr>
          <w:rFonts w:eastAsiaTheme="minorHAnsi"/>
          <w:sz w:val="28"/>
          <w:szCs w:val="28"/>
          <w:lang w:eastAsia="en-US"/>
        </w:rPr>
        <w:t>азработка Модели угроз безопасности персональных данных</w:t>
      </w:r>
    </w:p>
    <w:p w14:paraId="578624A2" w14:textId="5C557CDB" w:rsidR="00BA0D08" w:rsidRPr="00BA0D08" w:rsidRDefault="0070628A" w:rsidP="00BA0D0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о</w:t>
      </w:r>
      <w:r w:rsidR="00BA0D08" w:rsidRPr="00BA0D08">
        <w:rPr>
          <w:rFonts w:eastAsiaTheme="minorHAnsi"/>
          <w:sz w:val="28"/>
          <w:szCs w:val="28"/>
          <w:lang w:eastAsia="en-US"/>
        </w:rPr>
        <w:t xml:space="preserve">знакомление с основными сертифицированными средствами защиты информации. Информация о средствах защиты информации расположена в реестре ФСТЭК России по адресу: </w:t>
      </w:r>
    </w:p>
    <w:p w14:paraId="5665DE16" w14:textId="503847DF" w:rsidR="0070628A" w:rsidRPr="00491C47" w:rsidRDefault="00BA0D08" w:rsidP="00BA0D0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BA0D08">
        <w:rPr>
          <w:rFonts w:eastAsiaTheme="minorHAnsi"/>
          <w:sz w:val="28"/>
          <w:szCs w:val="28"/>
          <w:lang w:eastAsia="en-US"/>
        </w:rPr>
        <w:t>https://fstec.ru/component/weblinks/?task=weblink.go&amp;catid=6:uncategorised&amp;id=5:reestr-sertifitsirovannykh-szi</w:t>
      </w:r>
    </w:p>
    <w:p w14:paraId="1D05E04A" w14:textId="4553FAAB" w:rsidR="0070628A" w:rsidRPr="00491C47" w:rsidRDefault="0070628A" w:rsidP="00B24EB6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о</w:t>
      </w:r>
      <w:r w:rsidR="00BA0D08" w:rsidRPr="00BA0D08">
        <w:rPr>
          <w:rFonts w:eastAsiaTheme="minorHAnsi"/>
          <w:sz w:val="28"/>
          <w:szCs w:val="28"/>
          <w:lang w:eastAsia="en-US"/>
        </w:rPr>
        <w:t>знакомление со средствами защиты, представленными на официальных страницах производителей в сети</w:t>
      </w:r>
      <w:r w:rsidR="00BA0D08">
        <w:rPr>
          <w:rFonts w:eastAsiaTheme="minorHAnsi"/>
          <w:sz w:val="28"/>
          <w:szCs w:val="28"/>
          <w:lang w:eastAsia="en-US"/>
        </w:rPr>
        <w:t xml:space="preserve"> Интернет</w:t>
      </w:r>
    </w:p>
    <w:p w14:paraId="057A38C0" w14:textId="4BF1AEAC" w:rsidR="0070628A" w:rsidRPr="00491C47" w:rsidRDefault="0070628A" w:rsidP="00BA0D08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о</w:t>
      </w:r>
      <w:r w:rsidR="00BA0D08" w:rsidRPr="00BA0D08">
        <w:rPr>
          <w:rFonts w:eastAsiaTheme="minorHAnsi"/>
          <w:sz w:val="28"/>
          <w:szCs w:val="28"/>
          <w:lang w:eastAsia="en-US"/>
        </w:rPr>
        <w:t>знакомление с рынком программного обеспечения для восстановления данных.</w:t>
      </w:r>
      <w:r w:rsidR="00BA0D08">
        <w:rPr>
          <w:rFonts w:eastAsiaTheme="minorHAnsi"/>
          <w:sz w:val="28"/>
          <w:szCs w:val="28"/>
          <w:lang w:eastAsia="en-US"/>
        </w:rPr>
        <w:t xml:space="preserve"> </w:t>
      </w:r>
      <w:r w:rsidR="00BA0D08" w:rsidRPr="00BA0D08">
        <w:rPr>
          <w:rFonts w:eastAsiaTheme="minorHAnsi"/>
          <w:sz w:val="28"/>
          <w:szCs w:val="28"/>
          <w:lang w:eastAsia="en-US"/>
        </w:rPr>
        <w:t>Тестирование демоверсий программного обеспечения разных производителей</w:t>
      </w:r>
    </w:p>
    <w:p w14:paraId="3CDFC443" w14:textId="54AB553C" w:rsidR="0070628A" w:rsidRPr="00491C47" w:rsidRDefault="0070628A" w:rsidP="00B24EB6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с</w:t>
      </w:r>
      <w:r w:rsidR="00BA0D08" w:rsidRPr="00BA0D08">
        <w:rPr>
          <w:rFonts w:eastAsiaTheme="minorHAnsi"/>
          <w:sz w:val="28"/>
          <w:szCs w:val="28"/>
          <w:lang w:eastAsia="en-US"/>
        </w:rPr>
        <w:t>оздание USB-накопителя для хищения информации с персонального компьютера</w:t>
      </w:r>
    </w:p>
    <w:p w14:paraId="6F79261D" w14:textId="46E6D2B7" w:rsidR="0070628A" w:rsidRPr="00491C47" w:rsidRDefault="0070628A" w:rsidP="00B24EB6">
      <w:pPr>
        <w:ind w:firstLine="709"/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 xml:space="preserve">- </w:t>
      </w:r>
      <w:r w:rsidR="00BA0D08">
        <w:rPr>
          <w:rFonts w:eastAsiaTheme="minorHAnsi"/>
          <w:sz w:val="28"/>
          <w:szCs w:val="28"/>
          <w:lang w:eastAsia="en-US"/>
        </w:rPr>
        <w:t>р</w:t>
      </w:r>
      <w:r w:rsidR="00BA0D08" w:rsidRPr="00BA0D08">
        <w:rPr>
          <w:rFonts w:eastAsiaTheme="minorHAnsi"/>
          <w:sz w:val="28"/>
          <w:szCs w:val="28"/>
          <w:lang w:eastAsia="en-US"/>
        </w:rPr>
        <w:t>азработка перечня мер защиты от физического доступа к защищаемой информации в организации</w:t>
      </w:r>
      <w:r w:rsidRPr="00491C47">
        <w:rPr>
          <w:rFonts w:eastAsiaTheme="minorHAnsi"/>
          <w:b/>
          <w:sz w:val="28"/>
          <w:szCs w:val="28"/>
          <w:lang w:eastAsia="en-US"/>
        </w:rPr>
        <w:t>.</w:t>
      </w:r>
    </w:p>
    <w:p w14:paraId="15B81655" w14:textId="32D65738" w:rsidR="0070628A" w:rsidRPr="00491C47" w:rsidRDefault="0070628A" w:rsidP="00B24EB6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 xml:space="preserve">8.5. </w:t>
      </w:r>
      <w:r w:rsidRPr="00491C47">
        <w:rPr>
          <w:rFonts w:eastAsiaTheme="minorHAnsi"/>
          <w:sz w:val="28"/>
          <w:szCs w:val="28"/>
          <w:lang w:eastAsia="en-US"/>
        </w:rPr>
        <w:t xml:space="preserve"> Измерительное испытан</w:t>
      </w:r>
      <w:r w:rsidRPr="00E8715A">
        <w:rPr>
          <w:rFonts w:eastAsiaTheme="minorHAnsi"/>
          <w:sz w:val="28"/>
          <w:szCs w:val="28"/>
          <w:lang w:eastAsia="en-US"/>
        </w:rPr>
        <w:t>ие в начале обучения</w:t>
      </w:r>
      <w:r w:rsidRPr="00491C47">
        <w:rPr>
          <w:rFonts w:eastAsiaTheme="minorHAnsi"/>
          <w:sz w:val="28"/>
          <w:szCs w:val="28"/>
          <w:lang w:eastAsia="en-US"/>
        </w:rPr>
        <w:t xml:space="preserve"> проводится в форме опроса</w:t>
      </w:r>
      <w:r w:rsidR="00E8715A" w:rsidRPr="000E0CE8">
        <w:rPr>
          <w:rFonts w:eastAsiaTheme="minorHAnsi"/>
          <w:sz w:val="28"/>
          <w:szCs w:val="28"/>
          <w:lang w:eastAsia="en-US"/>
        </w:rPr>
        <w:t xml:space="preserve"> об уровне знаний о современных методах и средствах защиты информации от несанкционированного доступа</w:t>
      </w:r>
      <w:r w:rsidR="00E8715A">
        <w:rPr>
          <w:rFonts w:eastAsiaTheme="minorHAnsi"/>
          <w:sz w:val="28"/>
          <w:szCs w:val="28"/>
          <w:lang w:eastAsia="en-US"/>
        </w:rPr>
        <w:t xml:space="preserve">, </w:t>
      </w:r>
      <w:r w:rsidR="00BA0D08">
        <w:rPr>
          <w:rFonts w:eastAsiaTheme="minorHAnsi"/>
          <w:sz w:val="28"/>
          <w:szCs w:val="28"/>
          <w:lang w:eastAsia="en-US"/>
        </w:rPr>
        <w:t xml:space="preserve">промежуточные и </w:t>
      </w:r>
      <w:r w:rsidRPr="00491C47">
        <w:rPr>
          <w:rFonts w:eastAsiaTheme="minorHAnsi"/>
          <w:sz w:val="28"/>
          <w:szCs w:val="28"/>
          <w:lang w:eastAsia="en-US"/>
        </w:rPr>
        <w:t xml:space="preserve">итоговая </w:t>
      </w:r>
      <w:r w:rsidR="009207B3" w:rsidRPr="00491C47">
        <w:rPr>
          <w:rFonts w:eastAsiaTheme="minorHAnsi"/>
          <w:sz w:val="28"/>
          <w:szCs w:val="28"/>
          <w:lang w:eastAsia="en-US"/>
        </w:rPr>
        <w:t>аттестаци</w:t>
      </w:r>
      <w:r w:rsidR="009207B3">
        <w:rPr>
          <w:rFonts w:eastAsiaTheme="minorHAnsi"/>
          <w:sz w:val="28"/>
          <w:szCs w:val="28"/>
          <w:lang w:eastAsia="en-US"/>
        </w:rPr>
        <w:t>и</w:t>
      </w:r>
      <w:r w:rsidRPr="00491C47">
        <w:rPr>
          <w:rFonts w:eastAsiaTheme="minorHAnsi"/>
          <w:sz w:val="28"/>
          <w:szCs w:val="28"/>
          <w:lang w:eastAsia="en-US"/>
        </w:rPr>
        <w:t xml:space="preserve"> провод</w:t>
      </w:r>
      <w:r w:rsidR="00BA0D08">
        <w:rPr>
          <w:rFonts w:eastAsiaTheme="minorHAnsi"/>
          <w:sz w:val="28"/>
          <w:szCs w:val="28"/>
          <w:lang w:eastAsia="en-US"/>
        </w:rPr>
        <w:t>я</w:t>
      </w:r>
      <w:r w:rsidRPr="00491C47">
        <w:rPr>
          <w:rFonts w:eastAsiaTheme="minorHAnsi"/>
          <w:sz w:val="28"/>
          <w:szCs w:val="28"/>
          <w:lang w:eastAsia="en-US"/>
        </w:rPr>
        <w:t>тся в форме теста.</w:t>
      </w:r>
    </w:p>
    <w:p w14:paraId="523D6EA7" w14:textId="2D87C678" w:rsidR="0070628A" w:rsidRPr="00491C47" w:rsidRDefault="0070628A" w:rsidP="00B24EB6">
      <w:pPr>
        <w:ind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491C47">
        <w:rPr>
          <w:rFonts w:eastAsiaTheme="minorHAnsi"/>
          <w:sz w:val="28"/>
          <w:szCs w:val="28"/>
          <w:lang w:eastAsia="en-US"/>
        </w:rPr>
        <w:t>При подготовке к выполнению тестовых заданий обучающиеся используют весь учебный материал курса, источники основной и дополнительной литературы, ресурсы</w:t>
      </w:r>
      <w:r w:rsidR="00BA0D08">
        <w:rPr>
          <w:rFonts w:eastAsiaTheme="minorHAnsi"/>
          <w:sz w:val="28"/>
          <w:szCs w:val="28"/>
          <w:lang w:eastAsia="en-US"/>
        </w:rPr>
        <w:t xml:space="preserve"> сети</w:t>
      </w:r>
      <w:r w:rsidRPr="00491C47">
        <w:rPr>
          <w:rFonts w:eastAsiaTheme="minorHAnsi"/>
          <w:sz w:val="28"/>
          <w:szCs w:val="28"/>
          <w:lang w:eastAsia="en-US"/>
        </w:rPr>
        <w:t xml:space="preserve"> Интернет. Тестовые задания рассчитаны на самостоятельную работу без использования вспомогательных материалов. Для выполнения следует внимательно прочитать поставленный вопрос. После ознакомления с вопросом следует приступать к прочтению предлагаемых вариантов ответа. Необходимо прочитать все варианты и в качестве ответа следует выбрать один правильн</w:t>
      </w:r>
      <w:r w:rsidR="00BA0D08">
        <w:rPr>
          <w:rFonts w:eastAsiaTheme="minorHAnsi"/>
          <w:sz w:val="28"/>
          <w:szCs w:val="28"/>
          <w:lang w:eastAsia="en-US"/>
        </w:rPr>
        <w:t>ый</w:t>
      </w:r>
      <w:r w:rsidRPr="00491C47">
        <w:rPr>
          <w:rFonts w:eastAsiaTheme="minorHAnsi"/>
          <w:sz w:val="28"/>
          <w:szCs w:val="28"/>
          <w:lang w:eastAsia="en-US"/>
        </w:rPr>
        <w:t xml:space="preserve"> ответ.  На выполнение тестов отводится не более 2 академических часов.</w:t>
      </w:r>
    </w:p>
    <w:p w14:paraId="188808E3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35C9BC31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9.Организационно-педагогические условия реализации программы</w:t>
      </w:r>
    </w:p>
    <w:p w14:paraId="17456178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9.1. Кадровое обеспечение программы</w:t>
      </w:r>
    </w:p>
    <w:tbl>
      <w:tblPr>
        <w:tblStyle w:val="26"/>
        <w:tblW w:w="9851" w:type="dxa"/>
        <w:jc w:val="center"/>
        <w:tblLayout w:type="fixed"/>
        <w:tblLook w:val="04A0" w:firstRow="1" w:lastRow="0" w:firstColumn="1" w:lastColumn="0" w:noHBand="0" w:noVBand="1"/>
      </w:tblPr>
      <w:tblGrid>
        <w:gridCol w:w="540"/>
        <w:gridCol w:w="1870"/>
        <w:gridCol w:w="1630"/>
        <w:gridCol w:w="1418"/>
        <w:gridCol w:w="2905"/>
        <w:gridCol w:w="1488"/>
      </w:tblGrid>
      <w:tr w:rsidR="0070628A" w:rsidRPr="00B24EB6" w14:paraId="779FF4C8" w14:textId="77777777" w:rsidTr="00B24EB6">
        <w:trPr>
          <w:jc w:val="center"/>
        </w:trPr>
        <w:tc>
          <w:tcPr>
            <w:tcW w:w="540" w:type="dxa"/>
          </w:tcPr>
          <w:p w14:paraId="5BB8FEE0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lastRenderedPageBreak/>
              <w:t>№</w:t>
            </w:r>
          </w:p>
          <w:p w14:paraId="6316BFC0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п</w:t>
            </w:r>
            <w:r w:rsidRPr="00B24EB6">
              <w:rPr>
                <w:rFonts w:eastAsiaTheme="minorHAnsi"/>
                <w:lang w:val="en-US" w:eastAsia="en-US"/>
              </w:rPr>
              <w:t>/</w:t>
            </w:r>
            <w:r w:rsidRPr="00B24EB6">
              <w:rPr>
                <w:rFonts w:eastAsiaTheme="minorHAnsi"/>
                <w:lang w:eastAsia="en-US"/>
              </w:rPr>
              <w:t>п</w:t>
            </w:r>
          </w:p>
        </w:tc>
        <w:tc>
          <w:tcPr>
            <w:tcW w:w="1870" w:type="dxa"/>
          </w:tcPr>
          <w:p w14:paraId="7AC7038F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Фамилия, имя, отчество (при наличии)</w:t>
            </w:r>
          </w:p>
        </w:tc>
        <w:tc>
          <w:tcPr>
            <w:tcW w:w="1630" w:type="dxa"/>
          </w:tcPr>
          <w:p w14:paraId="3FE08AD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418" w:type="dxa"/>
          </w:tcPr>
          <w:p w14:paraId="243B7117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Ссылки на веб-страницы с портфолио (при наличии)</w:t>
            </w:r>
          </w:p>
        </w:tc>
        <w:tc>
          <w:tcPr>
            <w:tcW w:w="2905" w:type="dxa"/>
          </w:tcPr>
          <w:p w14:paraId="176E330F" w14:textId="77777777" w:rsidR="0070628A" w:rsidRPr="009C4A7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9C4A76">
              <w:rPr>
                <w:rFonts w:eastAsiaTheme="minorHAnsi"/>
                <w:lang w:eastAsia="en-US"/>
              </w:rPr>
              <w:t>Фото в формате jpeg</w:t>
            </w:r>
          </w:p>
        </w:tc>
        <w:tc>
          <w:tcPr>
            <w:tcW w:w="1488" w:type="dxa"/>
          </w:tcPr>
          <w:p w14:paraId="79A986A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Отметка о полученном согласии на обработку персональных данных</w:t>
            </w:r>
          </w:p>
        </w:tc>
      </w:tr>
      <w:tr w:rsidR="0070628A" w:rsidRPr="00B24EB6" w14:paraId="6B42C7E7" w14:textId="77777777" w:rsidTr="00B24EB6">
        <w:trPr>
          <w:jc w:val="center"/>
        </w:trPr>
        <w:tc>
          <w:tcPr>
            <w:tcW w:w="540" w:type="dxa"/>
          </w:tcPr>
          <w:p w14:paraId="4E7E925E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1</w:t>
            </w:r>
          </w:p>
        </w:tc>
        <w:tc>
          <w:tcPr>
            <w:tcW w:w="1870" w:type="dxa"/>
          </w:tcPr>
          <w:p w14:paraId="68C207C6" w14:textId="1DB2A4AC" w:rsidR="0070628A" w:rsidRPr="00B24EB6" w:rsidRDefault="00BA0D08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Ко</w:t>
            </w:r>
            <w:r w:rsidR="009A1F37">
              <w:rPr>
                <w:rFonts w:eastAsiaTheme="minorHAnsi"/>
                <w:lang w:eastAsia="en-US"/>
              </w:rPr>
              <w:t>тенко Евгений Васильевич</w:t>
            </w:r>
          </w:p>
        </w:tc>
        <w:tc>
          <w:tcPr>
            <w:tcW w:w="1630" w:type="dxa"/>
          </w:tcPr>
          <w:p w14:paraId="76B118C8" w14:textId="54997962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Инженер ООО «Н</w:t>
            </w:r>
            <w:r w:rsidR="00BA0D08">
              <w:rPr>
                <w:rFonts w:eastAsiaTheme="minorHAnsi"/>
                <w:lang w:eastAsia="en-US"/>
              </w:rPr>
              <w:t>ЦЗ</w:t>
            </w:r>
            <w:r w:rsidRPr="00B24EB6">
              <w:rPr>
                <w:rFonts w:eastAsiaTheme="minorHAnsi"/>
                <w:lang w:eastAsia="en-US"/>
              </w:rPr>
              <w:t>И»</w:t>
            </w:r>
          </w:p>
        </w:tc>
        <w:tc>
          <w:tcPr>
            <w:tcW w:w="1418" w:type="dxa"/>
          </w:tcPr>
          <w:p w14:paraId="0310B968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33A56AED" w14:textId="74A2C483" w:rsidR="0070628A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2359C95B" wp14:editId="7F912F60">
                  <wp:extent cx="1707515" cy="2277110"/>
                  <wp:effectExtent l="0" t="0" r="6985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котенко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515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6C03DD04" w14:textId="085D55E3" w:rsidR="0070628A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+</w:t>
            </w:r>
          </w:p>
        </w:tc>
      </w:tr>
      <w:tr w:rsidR="00ED4941" w:rsidRPr="00B24EB6" w14:paraId="4DD1B637" w14:textId="77777777" w:rsidTr="00B24EB6">
        <w:trPr>
          <w:jc w:val="center"/>
        </w:trPr>
        <w:tc>
          <w:tcPr>
            <w:tcW w:w="540" w:type="dxa"/>
          </w:tcPr>
          <w:p w14:paraId="1D2E688E" w14:textId="01482B55" w:rsidR="00ED4941" w:rsidRPr="00B24EB6" w:rsidRDefault="00ED4941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</w:p>
        </w:tc>
        <w:tc>
          <w:tcPr>
            <w:tcW w:w="1870" w:type="dxa"/>
          </w:tcPr>
          <w:p w14:paraId="186DCE14" w14:textId="28E74359" w:rsidR="00ED4941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Горбачев Андрей </w:t>
            </w:r>
            <w:r w:rsidR="009C4A76">
              <w:rPr>
                <w:rFonts w:eastAsiaTheme="minorHAnsi"/>
                <w:lang w:eastAsia="en-US"/>
              </w:rPr>
              <w:t>Викторович</w:t>
            </w:r>
          </w:p>
        </w:tc>
        <w:tc>
          <w:tcPr>
            <w:tcW w:w="1630" w:type="dxa"/>
          </w:tcPr>
          <w:p w14:paraId="47879B79" w14:textId="2DD9A221" w:rsidR="00ED4941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Инженер ООО «Н</w:t>
            </w:r>
            <w:r>
              <w:rPr>
                <w:rFonts w:eastAsiaTheme="minorHAnsi"/>
                <w:lang w:eastAsia="en-US"/>
              </w:rPr>
              <w:t>ЦЗ</w:t>
            </w:r>
            <w:r w:rsidRPr="00B24EB6">
              <w:rPr>
                <w:rFonts w:eastAsiaTheme="minorHAnsi"/>
                <w:lang w:eastAsia="en-US"/>
              </w:rPr>
              <w:t>И»</w:t>
            </w:r>
          </w:p>
        </w:tc>
        <w:tc>
          <w:tcPr>
            <w:tcW w:w="1418" w:type="dxa"/>
          </w:tcPr>
          <w:p w14:paraId="3864525D" w14:textId="77777777" w:rsidR="00ED4941" w:rsidRPr="00B24EB6" w:rsidRDefault="00ED4941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2905" w:type="dxa"/>
          </w:tcPr>
          <w:p w14:paraId="7BB898B7" w14:textId="68CC5734" w:rsidR="00ED4941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noProof/>
                <w:lang w:eastAsia="en-US"/>
              </w:rPr>
              <w:drawing>
                <wp:inline distT="0" distB="0" distL="0" distR="0" wp14:anchorId="4B9C7569" wp14:editId="18113FE1">
                  <wp:extent cx="1701165" cy="1903095"/>
                  <wp:effectExtent l="0" t="0" r="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165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8" w:type="dxa"/>
          </w:tcPr>
          <w:p w14:paraId="73C7AA00" w14:textId="7FB496FD" w:rsidR="00ED4941" w:rsidRPr="00B24EB6" w:rsidRDefault="009A1F37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+</w:t>
            </w:r>
          </w:p>
        </w:tc>
      </w:tr>
    </w:tbl>
    <w:p w14:paraId="7BFBE705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p w14:paraId="09DA9FA2" w14:textId="601F7D2F" w:rsidR="0070628A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9.2.</w:t>
      </w:r>
      <w:r w:rsidR="00B24EB6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>Учебно-методическое обеспечение и информационное сопровождение</w:t>
      </w:r>
    </w:p>
    <w:p w14:paraId="331264C4" w14:textId="77777777" w:rsidR="00B24EB6" w:rsidRPr="00491C47" w:rsidRDefault="00B24EB6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70628A" w:rsidRPr="00B24EB6" w14:paraId="3AB6854A" w14:textId="77777777" w:rsidTr="0070628A">
        <w:tc>
          <w:tcPr>
            <w:tcW w:w="9350" w:type="dxa"/>
            <w:gridSpan w:val="2"/>
          </w:tcPr>
          <w:p w14:paraId="232AC439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Учебно-методические материалы</w:t>
            </w:r>
          </w:p>
        </w:tc>
      </w:tr>
      <w:tr w:rsidR="0070628A" w:rsidRPr="00B24EB6" w14:paraId="56CEF729" w14:textId="77777777" w:rsidTr="0070628A">
        <w:tc>
          <w:tcPr>
            <w:tcW w:w="4820" w:type="dxa"/>
          </w:tcPr>
          <w:p w14:paraId="072445C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Методы, формы и технологии</w:t>
            </w:r>
          </w:p>
        </w:tc>
        <w:tc>
          <w:tcPr>
            <w:tcW w:w="4530" w:type="dxa"/>
          </w:tcPr>
          <w:p w14:paraId="159560E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Методические разработки, </w:t>
            </w:r>
          </w:p>
          <w:p w14:paraId="1EB3123A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материалы курса, учебная литература</w:t>
            </w:r>
          </w:p>
        </w:tc>
      </w:tr>
      <w:tr w:rsidR="0070628A" w:rsidRPr="00864C98" w14:paraId="75B7DD47" w14:textId="77777777" w:rsidTr="0070628A">
        <w:tc>
          <w:tcPr>
            <w:tcW w:w="4820" w:type="dxa"/>
          </w:tcPr>
          <w:p w14:paraId="5CECD3A8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Технология электронного интерактивного обучения с использованием LMS Moodle</w:t>
            </w:r>
          </w:p>
          <w:p w14:paraId="0480C63A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Технология онлайн-обучения</w:t>
            </w:r>
          </w:p>
          <w:p w14:paraId="5B414BA7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Вебинары</w:t>
            </w:r>
          </w:p>
          <w:p w14:paraId="7300226D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Индивидуальная форма работы</w:t>
            </w:r>
          </w:p>
          <w:p w14:paraId="6735AADA" w14:textId="77777777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Методы самостоятельной работы: методы работы с конспектами, решение практических заданий, проблемно-эвристический метод</w:t>
            </w:r>
          </w:p>
        </w:tc>
        <w:tc>
          <w:tcPr>
            <w:tcW w:w="4530" w:type="dxa"/>
          </w:tcPr>
          <w:p w14:paraId="52596A66" w14:textId="6C51D8E5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1.</w:t>
            </w:r>
            <w:r w:rsidRPr="00C939B0">
              <w:rPr>
                <w:rFonts w:eastAsiaTheme="minorHAnsi"/>
                <w:lang w:eastAsia="en-US"/>
              </w:rPr>
              <w:tab/>
              <w:t>Федеральный закон от 27.07.2006 № 149-ФЗ «Об информации, информационных технологиях и о защите информации».</w:t>
            </w:r>
          </w:p>
          <w:p w14:paraId="4B53BCA5" w14:textId="1F275ACE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2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Федеральный закон от 27.07.2006 № 152-ФЗ «О персональных данных».</w:t>
            </w:r>
          </w:p>
          <w:p w14:paraId="6678EDDD" w14:textId="2006A827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3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Указ Президента Российской Федерации от 06.03.1997 г. № 188 «Об утверждении перечня сведений конфиденциального характера».</w:t>
            </w:r>
          </w:p>
          <w:p w14:paraId="484A3504" w14:textId="1AA5FD05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4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 xml:space="preserve">Постановление Правительства Российской Федерации от 01.11.2012 </w:t>
            </w:r>
          </w:p>
          <w:p w14:paraId="61E0AC59" w14:textId="77777777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lastRenderedPageBreak/>
              <w:t>№ 1119 «Об утверждении требований к защите персональных данных при их обработке в информационных системах персональных данных».</w:t>
            </w:r>
          </w:p>
          <w:p w14:paraId="0340C0A1" w14:textId="297157B0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5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Приказ ФСТЭК России от 11 февраля 2013 г. № 17 «Об утверждении требований о защите информации, не составляющей государственную тайну, содержащейся в государственных информационных системах.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="00C939B0" w:rsidRPr="00C939B0">
              <w:rPr>
                <w:rFonts w:eastAsiaTheme="minorHAnsi"/>
                <w:lang w:eastAsia="en-US"/>
              </w:rPr>
              <w:t>Приказ ФСТЭК России от 18.02.2013 № 21 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данных».</w:t>
            </w:r>
          </w:p>
          <w:p w14:paraId="662AA259" w14:textId="67195601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6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«Методика определения актуальных угроз безопасности персональных данных при их обработке в информационных системах персональных данных», утвержденная заместителем директора ФСТЭК России 14.02.2008.</w:t>
            </w:r>
          </w:p>
          <w:p w14:paraId="0CA32394" w14:textId="2F89130B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7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«Базовая модель угроз безопасности персональных данных при их обработке в информационных системах персональных данных», утвержденная заместителем директора ФСТЭК России 15.02.2008.</w:t>
            </w:r>
          </w:p>
          <w:p w14:paraId="699896D1" w14:textId="4981AAF3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8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>«Методические рекомендации по разработке нормативных правовых актов, определяющих угрозы безопасности персональных данных, актуальные при обработке персональных данных в информационных системах персональных данных, эксплуатируемых при осуществлении соответствующих видов деятельности», утвержденные руководством 8 Центра ФСБ России 31 марта 2015 года, № 149/7/2/6-432.</w:t>
            </w:r>
          </w:p>
          <w:p w14:paraId="1DDEB6A8" w14:textId="639E6DDB" w:rsidR="00C939B0" w:rsidRPr="00C939B0" w:rsidRDefault="00817466" w:rsidP="00C939B0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9</w:t>
            </w:r>
            <w:r w:rsidR="00C939B0" w:rsidRPr="00C939B0">
              <w:rPr>
                <w:rFonts w:eastAsiaTheme="minorHAnsi"/>
                <w:lang w:eastAsia="en-US"/>
              </w:rPr>
              <w:t>.</w:t>
            </w:r>
            <w:r w:rsidR="00C939B0" w:rsidRPr="00C939B0">
              <w:rPr>
                <w:rFonts w:eastAsiaTheme="minorHAnsi"/>
                <w:lang w:eastAsia="en-US"/>
              </w:rPr>
              <w:tab/>
              <w:t xml:space="preserve">«Об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с использованием средств криптографической защиты информации, необходимых для выполнения установленных Правительством Российской Федерации требований к защите персональных данных для каждого из уровней защищенности», </w:t>
            </w:r>
            <w:r w:rsidR="00C939B0" w:rsidRPr="00C939B0">
              <w:rPr>
                <w:rFonts w:eastAsiaTheme="minorHAnsi"/>
                <w:lang w:eastAsia="en-US"/>
              </w:rPr>
              <w:lastRenderedPageBreak/>
              <w:t>утвержденные приказом ФСБ России от 10 июля 2014 г. № 378.</w:t>
            </w:r>
          </w:p>
          <w:p w14:paraId="0411FFA3" w14:textId="47727ADE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0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50922 «Защита информации. Основные термины и определения»</w:t>
            </w:r>
          </w:p>
          <w:p w14:paraId="4188B0F5" w14:textId="75C6E2E6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1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57628 «Информационная технология. Методы и средства обеспечения безопасности. Руководство по разработке профилей защиты и заданий по безопасности».</w:t>
            </w:r>
          </w:p>
          <w:p w14:paraId="33F98F4E" w14:textId="720DFCEA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2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ИСО/МЭК ТО 19791 «Информационная технология. Методы и средства обеспечения безопасности. Оценка безопасности автоматизированных систем».</w:t>
            </w:r>
          </w:p>
          <w:p w14:paraId="07FB772F" w14:textId="00BC2217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3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51583-2014 «Защита информации. Порядок создания автоматизированных систем в защищенном исполнении. Общие положения».</w:t>
            </w:r>
          </w:p>
          <w:p w14:paraId="5518035D" w14:textId="2E5B68E7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4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ГОСТ Р 51275-2006 «Защита информации. Объект информатизации. Факторы, воздействующие на информацию. Общие положения».</w:t>
            </w:r>
          </w:p>
          <w:p w14:paraId="1545F6F5" w14:textId="00F50346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5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Кузнецов, М. В. Социальная инженерия и социальные хакеры / М. В. Кузнецов, И. В. Симдянов. — СПб.: БХВ-Петербург, 2007.</w:t>
            </w:r>
          </w:p>
          <w:p w14:paraId="381FC542" w14:textId="42F97079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6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Р. Чалдини. Психология влияния – СПб.: Прогресс-книга, 2020.</w:t>
            </w:r>
          </w:p>
          <w:p w14:paraId="35DF4DEB" w14:textId="5D3D1703" w:rsidR="00C939B0" w:rsidRPr="00C939B0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7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К. Митник, В. Саймон. Искусство вторжения – Москва. ДМК Пресс, 2005</w:t>
            </w:r>
          </w:p>
          <w:p w14:paraId="58E8CAC5" w14:textId="617B58E8" w:rsidR="0070628A" w:rsidRPr="00817466" w:rsidRDefault="00C939B0" w:rsidP="00C939B0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1</w:t>
            </w:r>
            <w:r w:rsidR="00817466">
              <w:rPr>
                <w:rFonts w:eastAsiaTheme="minorHAnsi"/>
                <w:lang w:eastAsia="en-US"/>
              </w:rPr>
              <w:t>8</w:t>
            </w:r>
            <w:r w:rsidRPr="00C939B0">
              <w:rPr>
                <w:rFonts w:eastAsiaTheme="minorHAnsi"/>
                <w:lang w:eastAsia="en-US"/>
              </w:rPr>
              <w:t>.</w:t>
            </w:r>
            <w:r w:rsidRPr="00C939B0">
              <w:rPr>
                <w:rFonts w:eastAsiaTheme="minorHAnsi"/>
                <w:lang w:eastAsia="en-US"/>
              </w:rPr>
              <w:tab/>
              <w:t>К. Митник, В. Саймон. Призрак в Сети. Мемуары величайшего хакера – Москва. Эксмо, 2012</w:t>
            </w:r>
          </w:p>
        </w:tc>
      </w:tr>
    </w:tbl>
    <w:p w14:paraId="29B0D458" w14:textId="77777777" w:rsidR="0070628A" w:rsidRPr="00491C47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val="en-US" w:eastAsia="en-US"/>
        </w:rPr>
      </w:pPr>
    </w:p>
    <w:tbl>
      <w:tblPr>
        <w:tblStyle w:val="26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70628A" w:rsidRPr="00B24EB6" w14:paraId="457F8DCD" w14:textId="77777777" w:rsidTr="0070628A">
        <w:tc>
          <w:tcPr>
            <w:tcW w:w="9350" w:type="dxa"/>
            <w:gridSpan w:val="2"/>
          </w:tcPr>
          <w:p w14:paraId="7FCF0F01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Информационное сопровождение</w:t>
            </w:r>
          </w:p>
        </w:tc>
      </w:tr>
      <w:tr w:rsidR="0070628A" w:rsidRPr="00B24EB6" w14:paraId="415C42AC" w14:textId="77777777" w:rsidTr="0070628A">
        <w:tc>
          <w:tcPr>
            <w:tcW w:w="4820" w:type="dxa"/>
          </w:tcPr>
          <w:p w14:paraId="496FD5CD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Электронные </w:t>
            </w:r>
          </w:p>
          <w:p w14:paraId="6269FBA0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образовательные ресурсы</w:t>
            </w:r>
          </w:p>
        </w:tc>
        <w:tc>
          <w:tcPr>
            <w:tcW w:w="4530" w:type="dxa"/>
          </w:tcPr>
          <w:p w14:paraId="16E72762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Электронные </w:t>
            </w:r>
          </w:p>
          <w:p w14:paraId="3CDE908D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информационные ресурсы</w:t>
            </w:r>
          </w:p>
        </w:tc>
      </w:tr>
      <w:tr w:rsidR="0070628A" w:rsidRPr="00B24EB6" w14:paraId="646C1C33" w14:textId="77777777" w:rsidTr="0070628A">
        <w:tc>
          <w:tcPr>
            <w:tcW w:w="4820" w:type="dxa"/>
          </w:tcPr>
          <w:p w14:paraId="0B7684F9" w14:textId="4A14EB8F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4530" w:type="dxa"/>
          </w:tcPr>
          <w:p w14:paraId="5CD7F8AE" w14:textId="534BEE96" w:rsidR="00817466" w:rsidRPr="00B24EB6" w:rsidRDefault="00817466" w:rsidP="00817466">
            <w:pPr>
              <w:jc w:val="both"/>
              <w:rPr>
                <w:rFonts w:eastAsiaTheme="minorHAnsi"/>
                <w:lang w:eastAsia="en-US"/>
              </w:rPr>
            </w:pPr>
            <w:r w:rsidRPr="00C939B0">
              <w:rPr>
                <w:rFonts w:eastAsiaTheme="minorHAnsi"/>
                <w:lang w:eastAsia="en-US"/>
              </w:rPr>
              <w:t>Официальный сайт ФСТЭК России</w:t>
            </w:r>
            <w:r>
              <w:rPr>
                <w:rFonts w:eastAsiaTheme="minorHAnsi"/>
                <w:lang w:eastAsia="en-US"/>
              </w:rPr>
              <w:t xml:space="preserve"> </w:t>
            </w:r>
            <w:r w:rsidRPr="00C939B0">
              <w:rPr>
                <w:rFonts w:eastAsiaTheme="minorHAnsi"/>
                <w:lang w:eastAsia="en-US"/>
              </w:rPr>
              <w:t xml:space="preserve">— </w:t>
            </w:r>
            <w:hyperlink r:id="rId19" w:history="1">
              <w:r w:rsidRPr="008A2B58">
                <w:rPr>
                  <w:rStyle w:val="afd"/>
                  <w:rFonts w:eastAsiaTheme="minorHAnsi"/>
                  <w:lang w:val="en-US" w:eastAsia="en-US"/>
                </w:rPr>
                <w:t>https</w:t>
              </w:r>
              <w:r w:rsidRPr="008A2B58">
                <w:rPr>
                  <w:rStyle w:val="afd"/>
                  <w:rFonts w:eastAsiaTheme="minorHAnsi"/>
                  <w:lang w:eastAsia="en-US"/>
                </w:rPr>
                <w:t>://</w:t>
              </w:r>
              <w:r w:rsidRPr="008A2B58">
                <w:rPr>
                  <w:rStyle w:val="afd"/>
                  <w:rFonts w:eastAsiaTheme="minorHAnsi"/>
                  <w:lang w:val="en-US" w:eastAsia="en-US"/>
                </w:rPr>
                <w:t>www</w:t>
              </w:r>
              <w:r w:rsidRPr="008A2B58">
                <w:rPr>
                  <w:rStyle w:val="afd"/>
                  <w:rFonts w:eastAsiaTheme="minorHAnsi"/>
                  <w:lang w:eastAsia="en-US"/>
                </w:rPr>
                <w:t>.</w:t>
              </w:r>
              <w:r w:rsidRPr="008A2B58">
                <w:rPr>
                  <w:rStyle w:val="afd"/>
                  <w:rFonts w:eastAsiaTheme="minorHAnsi"/>
                  <w:lang w:val="en-US" w:eastAsia="en-US"/>
                </w:rPr>
                <w:t>fstec</w:t>
              </w:r>
              <w:r w:rsidRPr="008A2B58">
                <w:rPr>
                  <w:rStyle w:val="afd"/>
                  <w:rFonts w:eastAsiaTheme="minorHAnsi"/>
                  <w:lang w:eastAsia="en-US"/>
                </w:rPr>
                <w:t>.</w:t>
              </w:r>
              <w:r w:rsidRPr="008A2B58">
                <w:rPr>
                  <w:rStyle w:val="afd"/>
                  <w:rFonts w:eastAsiaTheme="minorHAnsi"/>
                  <w:lang w:val="en-US" w:eastAsia="en-US"/>
                </w:rPr>
                <w:t>ru</w:t>
              </w:r>
            </w:hyperlink>
          </w:p>
        </w:tc>
      </w:tr>
      <w:tr w:rsidR="0070628A" w:rsidRPr="004B141B" w14:paraId="710F4B82" w14:textId="77777777" w:rsidTr="0070628A">
        <w:tc>
          <w:tcPr>
            <w:tcW w:w="4820" w:type="dxa"/>
          </w:tcPr>
          <w:p w14:paraId="2282CD6F" w14:textId="1F9DA345" w:rsidR="0070628A" w:rsidRPr="00B24EB6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</w:p>
        </w:tc>
        <w:tc>
          <w:tcPr>
            <w:tcW w:w="4530" w:type="dxa"/>
          </w:tcPr>
          <w:p w14:paraId="0F0FED4D" w14:textId="46A6346F" w:rsidR="0070628A" w:rsidRPr="00817466" w:rsidRDefault="00817466" w:rsidP="0070628A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lang w:val="en-US"/>
              </w:rPr>
              <w:t>Habr</w:t>
            </w:r>
            <w:r w:rsidRPr="00817466">
              <w:rPr>
                <w:lang w:val="en-US"/>
              </w:rPr>
              <w:t xml:space="preserve"> —  </w:t>
            </w:r>
            <w:hyperlink r:id="rId20" w:history="1">
              <w:r w:rsidRPr="00817466">
                <w:rPr>
                  <w:rStyle w:val="afd"/>
                  <w:lang w:val="en-US"/>
                </w:rPr>
                <w:t>https://www.</w:t>
              </w:r>
              <w:r w:rsidRPr="008E1901">
                <w:rPr>
                  <w:rStyle w:val="afd"/>
                  <w:lang w:val="en-US"/>
                </w:rPr>
                <w:t>habr</w:t>
              </w:r>
              <w:r w:rsidRPr="00817466">
                <w:rPr>
                  <w:rStyle w:val="afd"/>
                  <w:lang w:val="en-US"/>
                </w:rPr>
                <w:t>.</w:t>
              </w:r>
              <w:r w:rsidRPr="008E1901">
                <w:rPr>
                  <w:rStyle w:val="afd"/>
                  <w:lang w:val="en-US"/>
                </w:rPr>
                <w:t>com</w:t>
              </w:r>
            </w:hyperlink>
          </w:p>
        </w:tc>
      </w:tr>
      <w:tr w:rsidR="0070628A" w:rsidRPr="004B141B" w14:paraId="4A470651" w14:textId="77777777" w:rsidTr="0070628A">
        <w:tc>
          <w:tcPr>
            <w:tcW w:w="4820" w:type="dxa"/>
          </w:tcPr>
          <w:p w14:paraId="72D09E54" w14:textId="77777777" w:rsidR="0070628A" w:rsidRPr="00817466" w:rsidRDefault="0070628A" w:rsidP="0070628A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4530" w:type="dxa"/>
          </w:tcPr>
          <w:p w14:paraId="4856F021" w14:textId="59E1CE5C" w:rsidR="0070628A" w:rsidRPr="00817466" w:rsidRDefault="00817466" w:rsidP="0070628A">
            <w:pPr>
              <w:jc w:val="both"/>
              <w:rPr>
                <w:rFonts w:eastAsiaTheme="minorHAnsi"/>
                <w:lang w:val="en-US" w:eastAsia="en-US"/>
              </w:rPr>
            </w:pPr>
            <w:r>
              <w:rPr>
                <w:lang w:val="en-US"/>
              </w:rPr>
              <w:t>Medium</w:t>
            </w:r>
            <w:r w:rsidRPr="00817466">
              <w:rPr>
                <w:lang w:val="en-US"/>
              </w:rPr>
              <w:t xml:space="preserve"> — </w:t>
            </w:r>
            <w:hyperlink r:id="rId21" w:history="1">
              <w:r w:rsidRPr="00817466">
                <w:rPr>
                  <w:rStyle w:val="afd"/>
                  <w:lang w:val="en-US"/>
                </w:rPr>
                <w:t>https://www.</w:t>
              </w:r>
              <w:r w:rsidRPr="008E1901">
                <w:rPr>
                  <w:rStyle w:val="afd"/>
                  <w:lang w:val="en-US"/>
                </w:rPr>
                <w:t>medium</w:t>
              </w:r>
              <w:r w:rsidRPr="00817466">
                <w:rPr>
                  <w:rStyle w:val="afd"/>
                  <w:lang w:val="en-US"/>
                </w:rPr>
                <w:t>.</w:t>
              </w:r>
              <w:r w:rsidRPr="008E1901">
                <w:rPr>
                  <w:rStyle w:val="afd"/>
                  <w:lang w:val="en-US"/>
                </w:rPr>
                <w:t>com</w:t>
              </w:r>
            </w:hyperlink>
          </w:p>
        </w:tc>
      </w:tr>
      <w:tr w:rsidR="0070628A" w:rsidRPr="004B141B" w14:paraId="0BC5A322" w14:textId="77777777" w:rsidTr="0070628A">
        <w:tc>
          <w:tcPr>
            <w:tcW w:w="4820" w:type="dxa"/>
          </w:tcPr>
          <w:p w14:paraId="21CA3396" w14:textId="77777777" w:rsidR="0070628A" w:rsidRPr="00817466" w:rsidRDefault="0070628A" w:rsidP="0070628A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4530" w:type="dxa"/>
          </w:tcPr>
          <w:p w14:paraId="6529B305" w14:textId="70DA855B" w:rsidR="00817466" w:rsidRPr="005C5192" w:rsidRDefault="00817466" w:rsidP="00817466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  <w:r w:rsidRPr="00817466">
              <w:rPr>
                <w:rFonts w:eastAsiaTheme="minorHAnsi"/>
                <w:lang w:val="en-US" w:eastAsia="en-US"/>
              </w:rPr>
              <w:t xml:space="preserve">Cossa — </w:t>
            </w:r>
            <w:hyperlink r:id="rId22" w:history="1">
              <w:r w:rsidRPr="00817466">
                <w:rPr>
                  <w:rFonts w:eastAsiaTheme="minorHAnsi"/>
                  <w:lang w:val="en-US" w:eastAsia="en-US"/>
                </w:rPr>
                <w:t>https://www.cossa.ru</w:t>
              </w:r>
            </w:hyperlink>
          </w:p>
        </w:tc>
      </w:tr>
      <w:tr w:rsidR="0070628A" w:rsidRPr="004B141B" w14:paraId="2DDAF593" w14:textId="77777777" w:rsidTr="0070628A">
        <w:tc>
          <w:tcPr>
            <w:tcW w:w="4820" w:type="dxa"/>
          </w:tcPr>
          <w:p w14:paraId="380FFA70" w14:textId="77777777" w:rsidR="0070628A" w:rsidRPr="00817466" w:rsidRDefault="0070628A" w:rsidP="0070628A">
            <w:pPr>
              <w:contextualSpacing/>
              <w:jc w:val="both"/>
              <w:rPr>
                <w:rFonts w:eastAsiaTheme="minorHAnsi"/>
                <w:lang w:val="en-US" w:eastAsia="en-US"/>
              </w:rPr>
            </w:pPr>
          </w:p>
        </w:tc>
        <w:tc>
          <w:tcPr>
            <w:tcW w:w="4530" w:type="dxa"/>
          </w:tcPr>
          <w:p w14:paraId="58075F2C" w14:textId="43C76B22" w:rsidR="0070628A" w:rsidRPr="00817466" w:rsidRDefault="00817466" w:rsidP="0070628A">
            <w:pPr>
              <w:jc w:val="both"/>
              <w:rPr>
                <w:rFonts w:eastAsiaTheme="minorHAnsi"/>
                <w:lang w:val="en-US" w:eastAsia="en-US"/>
              </w:rPr>
            </w:pPr>
            <w:r w:rsidRPr="00A36772">
              <w:rPr>
                <w:lang w:val="en-US"/>
              </w:rPr>
              <w:t>IT</w:t>
            </w:r>
            <w:r w:rsidRPr="00817466">
              <w:rPr>
                <w:lang w:val="en-US"/>
              </w:rPr>
              <w:t>-</w:t>
            </w:r>
            <w:r w:rsidRPr="00A36772">
              <w:rPr>
                <w:lang w:val="en-US"/>
              </w:rPr>
              <w:t>Global</w:t>
            </w:r>
            <w:r w:rsidRPr="00817466">
              <w:rPr>
                <w:lang w:val="en-US"/>
              </w:rPr>
              <w:t xml:space="preserve"> — </w:t>
            </w:r>
            <w:hyperlink r:id="rId23" w:history="1">
              <w:r w:rsidRPr="00817466">
                <w:rPr>
                  <w:rStyle w:val="afd"/>
                  <w:lang w:val="en-US"/>
                </w:rPr>
                <w:t>https://itglobal.com/ru-ru/</w:t>
              </w:r>
            </w:hyperlink>
            <w:r w:rsidRPr="00817466">
              <w:rPr>
                <w:lang w:val="en-US"/>
              </w:rPr>
              <w:t xml:space="preserve">  </w:t>
            </w:r>
          </w:p>
        </w:tc>
      </w:tr>
    </w:tbl>
    <w:p w14:paraId="440BD308" w14:textId="77777777" w:rsidR="0070628A" w:rsidRPr="00817466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val="en-US" w:eastAsia="en-US"/>
        </w:rPr>
      </w:pPr>
    </w:p>
    <w:p w14:paraId="199CFDC0" w14:textId="6C3768C2" w:rsidR="0070628A" w:rsidRPr="00B24EB6" w:rsidRDefault="0070628A" w:rsidP="0070628A">
      <w:pPr>
        <w:contextualSpacing/>
        <w:jc w:val="both"/>
        <w:rPr>
          <w:rFonts w:eastAsiaTheme="minorHAnsi"/>
          <w:b/>
          <w:sz w:val="28"/>
          <w:szCs w:val="28"/>
          <w:lang w:eastAsia="en-US"/>
        </w:rPr>
      </w:pPr>
      <w:r w:rsidRPr="00491C47">
        <w:rPr>
          <w:rFonts w:eastAsiaTheme="minorHAnsi"/>
          <w:b/>
          <w:sz w:val="28"/>
          <w:szCs w:val="28"/>
          <w:lang w:eastAsia="en-US"/>
        </w:rPr>
        <w:t>9.3.</w:t>
      </w:r>
      <w:r w:rsidR="00B24EB6">
        <w:rPr>
          <w:rFonts w:eastAsiaTheme="minorHAnsi"/>
          <w:b/>
          <w:sz w:val="28"/>
          <w:szCs w:val="28"/>
          <w:lang w:eastAsia="en-US"/>
        </w:rPr>
        <w:t xml:space="preserve"> </w:t>
      </w:r>
      <w:r w:rsidRPr="00491C47">
        <w:rPr>
          <w:rFonts w:eastAsiaTheme="minorHAnsi"/>
          <w:b/>
          <w:sz w:val="28"/>
          <w:szCs w:val="28"/>
          <w:lang w:eastAsia="en-US"/>
        </w:rPr>
        <w:t xml:space="preserve">Материально-технические условия реализации программы </w:t>
      </w:r>
    </w:p>
    <w:tbl>
      <w:tblPr>
        <w:tblStyle w:val="26"/>
        <w:tblW w:w="9498" w:type="dxa"/>
        <w:tblInd w:w="-5" w:type="dxa"/>
        <w:tblLook w:val="04A0" w:firstRow="1" w:lastRow="0" w:firstColumn="1" w:lastColumn="0" w:noHBand="0" w:noVBand="1"/>
      </w:tblPr>
      <w:tblGrid>
        <w:gridCol w:w="3119"/>
        <w:gridCol w:w="6379"/>
      </w:tblGrid>
      <w:tr w:rsidR="0070628A" w:rsidRPr="00B24EB6" w14:paraId="51902105" w14:textId="77777777" w:rsidTr="00B24EB6">
        <w:tc>
          <w:tcPr>
            <w:tcW w:w="3119" w:type="dxa"/>
          </w:tcPr>
          <w:p w14:paraId="36BF7DA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Вид занятий</w:t>
            </w:r>
          </w:p>
        </w:tc>
        <w:tc>
          <w:tcPr>
            <w:tcW w:w="6379" w:type="dxa"/>
          </w:tcPr>
          <w:p w14:paraId="6B442D68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 xml:space="preserve">Наименование оборудования, </w:t>
            </w:r>
          </w:p>
          <w:p w14:paraId="318EE26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программного обеспечения</w:t>
            </w:r>
          </w:p>
        </w:tc>
      </w:tr>
      <w:tr w:rsidR="0070628A" w:rsidRPr="00B24EB6" w14:paraId="1A488FCD" w14:textId="77777777" w:rsidTr="00B24EB6">
        <w:tc>
          <w:tcPr>
            <w:tcW w:w="3119" w:type="dxa"/>
          </w:tcPr>
          <w:p w14:paraId="214F9EFA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t>Лекции</w:t>
            </w:r>
          </w:p>
        </w:tc>
        <w:tc>
          <w:tcPr>
            <w:tcW w:w="6379" w:type="dxa"/>
          </w:tcPr>
          <w:p w14:paraId="06928E5A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Оборудование и программы, необходимые для проведения вебинаров: компьютер c доступом в интернет, веб-камера, офисные программы, LMS Moodle</w:t>
            </w:r>
          </w:p>
          <w:p w14:paraId="3F6BC8A5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lastRenderedPageBreak/>
              <w:t>Операционная система – любая.</w:t>
            </w:r>
          </w:p>
          <w:p w14:paraId="24FD3364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Любой современный браузер (например, Яндекс.Браузер, Google Chrome, Mozilla Firefox, Safari).</w:t>
            </w:r>
          </w:p>
          <w:p w14:paraId="1934D127" w14:textId="196EC68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Поддерживаемые браузеры для работы LMS: (например, Yandex Browser 17+, Chrome 60+, Chrome Mobile 60+, Firefox 52+, Opera 50+)</w:t>
            </w:r>
          </w:p>
        </w:tc>
      </w:tr>
      <w:tr w:rsidR="0070628A" w:rsidRPr="00B24EB6" w14:paraId="45CA65EB" w14:textId="77777777" w:rsidTr="00B24EB6">
        <w:tc>
          <w:tcPr>
            <w:tcW w:w="3119" w:type="dxa"/>
          </w:tcPr>
          <w:p w14:paraId="6CC15BA6" w14:textId="77777777" w:rsidR="0070628A" w:rsidRPr="00B24EB6" w:rsidRDefault="0070628A" w:rsidP="0070628A">
            <w:pPr>
              <w:contextualSpacing/>
              <w:jc w:val="both"/>
              <w:rPr>
                <w:rFonts w:eastAsiaTheme="minorHAnsi"/>
                <w:lang w:eastAsia="en-US"/>
              </w:rPr>
            </w:pPr>
            <w:r w:rsidRPr="00B24EB6">
              <w:rPr>
                <w:rFonts w:eastAsiaTheme="minorHAnsi"/>
                <w:lang w:eastAsia="en-US"/>
              </w:rPr>
              <w:lastRenderedPageBreak/>
              <w:t>Самостоятельная работа</w:t>
            </w:r>
          </w:p>
        </w:tc>
        <w:tc>
          <w:tcPr>
            <w:tcW w:w="6379" w:type="dxa"/>
          </w:tcPr>
          <w:p w14:paraId="50E5E7A4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Оборудование и программы, необходимые для проведения вебинаров: компьютер c доступом в интернет, веб-камера, офисные программы, LMS Moodle</w:t>
            </w:r>
          </w:p>
          <w:p w14:paraId="1EF44DA1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Операционная система – любая.</w:t>
            </w:r>
          </w:p>
          <w:p w14:paraId="1D52E52B" w14:textId="77777777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Любой современный браузер (например, Яндекс.Браузер, Google Chrome, Mozilla Firefox, Safari).</w:t>
            </w:r>
          </w:p>
          <w:p w14:paraId="5F4A707D" w14:textId="53678DED" w:rsidR="0070628A" w:rsidRPr="005C5192" w:rsidRDefault="0070628A" w:rsidP="0070628A">
            <w:pPr>
              <w:jc w:val="both"/>
              <w:rPr>
                <w:rFonts w:eastAsiaTheme="minorHAnsi"/>
                <w:lang w:eastAsia="en-US"/>
              </w:rPr>
            </w:pPr>
            <w:r w:rsidRPr="005C5192">
              <w:rPr>
                <w:rFonts w:eastAsiaTheme="minorHAnsi"/>
                <w:lang w:eastAsia="en-US"/>
              </w:rPr>
              <w:t>Поддерживаемые браузеры для работы LMS: (например, Yandex Browser 17+, Chrome 60+, Chrome Mobile 60+, Firefox 52+, Opera 50+)</w:t>
            </w:r>
          </w:p>
        </w:tc>
      </w:tr>
    </w:tbl>
    <w:p w14:paraId="00B4C18A" w14:textId="77777777" w:rsidR="0070628A" w:rsidRPr="00491C47" w:rsidRDefault="0070628A" w:rsidP="0070628A">
      <w:pPr>
        <w:contextualSpacing/>
        <w:rPr>
          <w:rFonts w:eastAsiaTheme="minorHAnsi"/>
          <w:i/>
          <w:lang w:eastAsia="en-US"/>
        </w:rPr>
      </w:pPr>
    </w:p>
    <w:p w14:paraId="31718474" w14:textId="77777777" w:rsidR="0070628A" w:rsidRPr="00491C47" w:rsidRDefault="0070628A" w:rsidP="0070628A">
      <w:pPr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eastAsia="en-US"/>
        </w:rPr>
        <w:br w:type="page"/>
      </w:r>
    </w:p>
    <w:p w14:paraId="0DABDCDD" w14:textId="4EF1BDC9" w:rsidR="0070628A" w:rsidRPr="00B24EB6" w:rsidRDefault="0070628A" w:rsidP="00B24EB6">
      <w:pPr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B24EB6">
        <w:rPr>
          <w:rFonts w:eastAsiaTheme="minorHAnsi"/>
          <w:b/>
          <w:bCs/>
          <w:sz w:val="28"/>
          <w:szCs w:val="28"/>
          <w:lang w:eastAsia="en-US"/>
        </w:rPr>
        <w:lastRenderedPageBreak/>
        <w:t>ПАСПОРТ КОМПЕТЕНЦИИ</w:t>
      </w:r>
    </w:p>
    <w:p w14:paraId="1544D418" w14:textId="77777777" w:rsidR="0070628A" w:rsidRPr="00B24EB6" w:rsidRDefault="0070628A" w:rsidP="0070628A">
      <w:pPr>
        <w:rPr>
          <w:rFonts w:eastAsiaTheme="minorHAnsi"/>
          <w:sz w:val="28"/>
          <w:szCs w:val="28"/>
          <w:lang w:eastAsia="en-US"/>
        </w:rPr>
      </w:pPr>
    </w:p>
    <w:p w14:paraId="0A5AC567" w14:textId="4BCE7C61" w:rsidR="0070628A" w:rsidRDefault="007E0B63" w:rsidP="00B24EB6">
      <w:pPr>
        <w:jc w:val="center"/>
        <w:rPr>
          <w:rFonts w:eastAsiaTheme="minorHAnsi"/>
          <w:sz w:val="28"/>
          <w:szCs w:val="28"/>
          <w:lang w:eastAsia="en-US"/>
        </w:rPr>
      </w:pPr>
      <w:r w:rsidRPr="007E0B63">
        <w:rPr>
          <w:rFonts w:eastAsiaTheme="minorHAnsi"/>
          <w:sz w:val="28"/>
          <w:szCs w:val="28"/>
          <w:lang w:eastAsia="en-US"/>
        </w:rPr>
        <w:t>Методы несанкционированного доступа к информации и противодействие им</w:t>
      </w:r>
    </w:p>
    <w:p w14:paraId="4B867B97" w14:textId="77777777" w:rsidR="007E0B63" w:rsidRPr="00B24EB6" w:rsidRDefault="007E0B63" w:rsidP="00B24EB6">
      <w:pPr>
        <w:jc w:val="center"/>
        <w:rPr>
          <w:rFonts w:eastAsiaTheme="minorHAnsi"/>
          <w:sz w:val="28"/>
          <w:szCs w:val="28"/>
          <w:lang w:eastAsia="en-US"/>
        </w:rPr>
      </w:pPr>
    </w:p>
    <w:p w14:paraId="5753A4D5" w14:textId="77777777" w:rsidR="0070628A" w:rsidRPr="00B24EB6" w:rsidRDefault="0070628A" w:rsidP="00B24EB6">
      <w:pPr>
        <w:jc w:val="center"/>
        <w:rPr>
          <w:rFonts w:eastAsiaTheme="minorHAnsi"/>
          <w:sz w:val="28"/>
          <w:szCs w:val="28"/>
          <w:lang w:eastAsia="en-US"/>
        </w:rPr>
      </w:pPr>
      <w:r w:rsidRPr="00B24EB6">
        <w:rPr>
          <w:rFonts w:eastAsiaTheme="minorHAnsi"/>
          <w:sz w:val="28"/>
          <w:szCs w:val="28"/>
          <w:lang w:eastAsia="en-US"/>
        </w:rPr>
        <w:t>Автономная некоммерческая организация инновационного развития образования и науки «ФИРОН»</w:t>
      </w:r>
    </w:p>
    <w:p w14:paraId="3EE763DC" w14:textId="77777777" w:rsidR="0070628A" w:rsidRPr="00B24EB6" w:rsidRDefault="0070628A" w:rsidP="0070628A">
      <w:pPr>
        <w:rPr>
          <w:rFonts w:eastAsiaTheme="minorHAnsi"/>
          <w:sz w:val="28"/>
          <w:szCs w:val="28"/>
          <w:lang w:eastAsia="en-US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635"/>
        <w:gridCol w:w="2694"/>
        <w:gridCol w:w="2400"/>
        <w:gridCol w:w="1994"/>
      </w:tblGrid>
      <w:tr w:rsidR="0070628A" w:rsidRPr="00491C47" w14:paraId="03D7CA91" w14:textId="77777777" w:rsidTr="00B24EB6">
        <w:tc>
          <w:tcPr>
            <w:tcW w:w="628" w:type="dxa"/>
          </w:tcPr>
          <w:p w14:paraId="4DEEB8A7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1.</w:t>
            </w:r>
          </w:p>
        </w:tc>
        <w:tc>
          <w:tcPr>
            <w:tcW w:w="4329" w:type="dxa"/>
            <w:gridSpan w:val="2"/>
          </w:tcPr>
          <w:p w14:paraId="5A2EAE51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Наименование компетенции</w:t>
            </w:r>
          </w:p>
          <w:p w14:paraId="4BE2367C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94" w:type="dxa"/>
            <w:gridSpan w:val="2"/>
          </w:tcPr>
          <w:p w14:paraId="405123D0" w14:textId="00CCE7D8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 xml:space="preserve">Компетенции по </w:t>
            </w:r>
            <w:r w:rsidR="007E0B63">
              <w:rPr>
                <w:rFonts w:eastAsiaTheme="minorHAnsi"/>
                <w:lang w:eastAsia="en-US"/>
              </w:rPr>
              <w:t>направлению информационно безопасности</w:t>
            </w:r>
          </w:p>
        </w:tc>
      </w:tr>
      <w:tr w:rsidR="0070628A" w:rsidRPr="00491C47" w14:paraId="28CD06F6" w14:textId="77777777" w:rsidTr="00B24EB6">
        <w:trPr>
          <w:trHeight w:val="240"/>
        </w:trPr>
        <w:tc>
          <w:tcPr>
            <w:tcW w:w="628" w:type="dxa"/>
            <w:vMerge w:val="restart"/>
          </w:tcPr>
          <w:p w14:paraId="0882D4A7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2.</w:t>
            </w:r>
          </w:p>
        </w:tc>
        <w:tc>
          <w:tcPr>
            <w:tcW w:w="1635" w:type="dxa"/>
            <w:vMerge w:val="restart"/>
          </w:tcPr>
          <w:p w14:paraId="1E24B215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Указание типа компетенции</w:t>
            </w:r>
          </w:p>
        </w:tc>
        <w:tc>
          <w:tcPr>
            <w:tcW w:w="2694" w:type="dxa"/>
          </w:tcPr>
          <w:p w14:paraId="00D097F0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общекультурная/</w:t>
            </w:r>
          </w:p>
          <w:p w14:paraId="5D619087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универсальная</w:t>
            </w:r>
          </w:p>
        </w:tc>
        <w:tc>
          <w:tcPr>
            <w:tcW w:w="4394" w:type="dxa"/>
            <w:gridSpan w:val="2"/>
          </w:tcPr>
          <w:p w14:paraId="02F269AF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</w:tr>
      <w:tr w:rsidR="0070628A" w:rsidRPr="00491C47" w14:paraId="67B2B749" w14:textId="77777777" w:rsidTr="00B24EB6">
        <w:trPr>
          <w:trHeight w:val="240"/>
        </w:trPr>
        <w:tc>
          <w:tcPr>
            <w:tcW w:w="628" w:type="dxa"/>
            <w:vMerge/>
          </w:tcPr>
          <w:p w14:paraId="5C90E189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1635" w:type="dxa"/>
            <w:vMerge/>
          </w:tcPr>
          <w:p w14:paraId="3D293144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694" w:type="dxa"/>
          </w:tcPr>
          <w:p w14:paraId="7053D824" w14:textId="77777777" w:rsidR="0070628A" w:rsidRPr="00491C47" w:rsidRDefault="00A5167D" w:rsidP="0070628A">
            <w:pPr>
              <w:rPr>
                <w:rFonts w:eastAsiaTheme="minorHAnsi"/>
                <w:lang w:eastAsia="en-US"/>
              </w:rPr>
            </w:pPr>
            <w:sdt>
              <w:sdtPr>
                <w:rPr>
                  <w:rFonts w:eastAsiaTheme="minorHAnsi"/>
                  <w:lang w:eastAsia="en-US"/>
                </w:rPr>
                <w:tag w:val="goog_rdk_63"/>
                <w:id w:val="381673293"/>
              </w:sdtPr>
              <w:sdtEndPr/>
              <w:sdtContent>
                <w:r w:rsidR="0070628A" w:rsidRPr="00491C47">
                  <w:rPr>
                    <w:rFonts w:eastAsiaTheme="minorHAnsi"/>
                    <w:lang w:eastAsia="en-US"/>
                  </w:rPr>
                  <w:t>о</w:t>
                </w:r>
              </w:sdtContent>
            </w:sdt>
            <w:r w:rsidR="0070628A" w:rsidRPr="00491C47">
              <w:rPr>
                <w:rFonts w:eastAsiaTheme="minorHAnsi"/>
                <w:lang w:eastAsia="en-US"/>
              </w:rPr>
              <w:t>бщепрофессиональная</w:t>
            </w:r>
          </w:p>
        </w:tc>
        <w:tc>
          <w:tcPr>
            <w:tcW w:w="4394" w:type="dxa"/>
            <w:gridSpan w:val="2"/>
          </w:tcPr>
          <w:p w14:paraId="5B97C022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+</w:t>
            </w:r>
          </w:p>
        </w:tc>
      </w:tr>
      <w:tr w:rsidR="0070628A" w:rsidRPr="00491C47" w14:paraId="4E066089" w14:textId="77777777" w:rsidTr="00B24EB6">
        <w:trPr>
          <w:trHeight w:val="447"/>
        </w:trPr>
        <w:tc>
          <w:tcPr>
            <w:tcW w:w="628" w:type="dxa"/>
            <w:vMerge/>
          </w:tcPr>
          <w:p w14:paraId="4E2E4AA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1635" w:type="dxa"/>
            <w:vMerge/>
          </w:tcPr>
          <w:p w14:paraId="60F3C2E9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694" w:type="dxa"/>
          </w:tcPr>
          <w:p w14:paraId="02894C59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профессиональная</w:t>
            </w:r>
          </w:p>
        </w:tc>
        <w:tc>
          <w:tcPr>
            <w:tcW w:w="4394" w:type="dxa"/>
            <w:gridSpan w:val="2"/>
          </w:tcPr>
          <w:p w14:paraId="6842B4CB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  <w:p w14:paraId="621EAE02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</w:tr>
      <w:tr w:rsidR="0070628A" w:rsidRPr="00491C47" w14:paraId="7DF3FD48" w14:textId="77777777" w:rsidTr="00B24EB6">
        <w:trPr>
          <w:trHeight w:val="240"/>
        </w:trPr>
        <w:tc>
          <w:tcPr>
            <w:tcW w:w="628" w:type="dxa"/>
            <w:vMerge/>
          </w:tcPr>
          <w:p w14:paraId="65B2517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1635" w:type="dxa"/>
            <w:vMerge/>
          </w:tcPr>
          <w:p w14:paraId="04ED33E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694" w:type="dxa"/>
          </w:tcPr>
          <w:p w14:paraId="1AEDED2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профессионально-специализированная</w:t>
            </w:r>
          </w:p>
        </w:tc>
        <w:tc>
          <w:tcPr>
            <w:tcW w:w="4394" w:type="dxa"/>
            <w:gridSpan w:val="2"/>
          </w:tcPr>
          <w:p w14:paraId="34B0CEA2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</w:tr>
      <w:tr w:rsidR="0070628A" w:rsidRPr="00491C47" w14:paraId="0738C875" w14:textId="77777777" w:rsidTr="00B24EB6">
        <w:tc>
          <w:tcPr>
            <w:tcW w:w="628" w:type="dxa"/>
          </w:tcPr>
          <w:p w14:paraId="1448AA98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3.</w:t>
            </w:r>
          </w:p>
        </w:tc>
        <w:tc>
          <w:tcPr>
            <w:tcW w:w="4329" w:type="dxa"/>
            <w:gridSpan w:val="2"/>
          </w:tcPr>
          <w:p w14:paraId="42C55160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394" w:type="dxa"/>
            <w:gridSpan w:val="2"/>
          </w:tcPr>
          <w:p w14:paraId="26CFA6A5" w14:textId="7B6EC3B3" w:rsidR="0070628A" w:rsidRPr="00491C47" w:rsidRDefault="007E0B63" w:rsidP="0070628A">
            <w:pPr>
              <w:rPr>
                <w:rFonts w:eastAsiaTheme="minorHAnsi"/>
                <w:lang w:eastAsia="en-US"/>
              </w:rPr>
            </w:pPr>
            <w:r w:rsidRPr="007E0B63">
              <w:rPr>
                <w:rFonts w:eastAsiaTheme="minorHAnsi"/>
                <w:lang w:eastAsia="en-US"/>
              </w:rPr>
              <w:t>Программа направлена на получение знаний законодательства в области защиты персональных данных, получение практических навыков в области тестирования на проникновение.</w:t>
            </w:r>
          </w:p>
        </w:tc>
      </w:tr>
      <w:tr w:rsidR="0070628A" w:rsidRPr="00491C47" w14:paraId="4355E092" w14:textId="77777777" w:rsidTr="00B24EB6">
        <w:trPr>
          <w:trHeight w:val="1122"/>
        </w:trPr>
        <w:tc>
          <w:tcPr>
            <w:tcW w:w="628" w:type="dxa"/>
            <w:vMerge w:val="restart"/>
          </w:tcPr>
          <w:p w14:paraId="286EF30B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4.</w:t>
            </w:r>
          </w:p>
        </w:tc>
        <w:tc>
          <w:tcPr>
            <w:tcW w:w="4329" w:type="dxa"/>
            <w:gridSpan w:val="2"/>
          </w:tcPr>
          <w:p w14:paraId="436EABDC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sdt>
            <w:sdtPr>
              <w:rPr>
                <w:rFonts w:eastAsiaTheme="minorHAnsi"/>
                <w:lang w:eastAsia="en-US"/>
              </w:rPr>
              <w:tag w:val="goog_rdk_67"/>
              <w:id w:val="250486280"/>
            </w:sdtPr>
            <w:sdtEndPr/>
            <w:sdtContent>
              <w:p w14:paraId="07C3FFFA" w14:textId="77777777" w:rsidR="0070628A" w:rsidRPr="00491C47" w:rsidRDefault="0070628A" w:rsidP="0070628A">
                <w:pPr>
                  <w:rPr>
                    <w:rFonts w:eastAsiaTheme="minorHAnsi"/>
                    <w:lang w:eastAsia="en-US"/>
                  </w:rPr>
                </w:pPr>
                <w:r w:rsidRPr="00491C47">
                  <w:rPr>
                    <w:rFonts w:eastAsiaTheme="minorHAnsi"/>
                    <w:lang w:eastAsia="en-US"/>
                  </w:rPr>
                  <w:t>Уровни</w:t>
                </w:r>
                <w:r w:rsidRPr="00491C47">
                  <w:rPr>
                    <w:rFonts w:eastAsiaTheme="minorHAnsi"/>
                    <w:lang w:eastAsia="en-US"/>
                  </w:rPr>
                  <w:br/>
                  <w:t>сформированности компетенции</w:t>
                </w:r>
              </w:p>
            </w:sdtContent>
          </w:sdt>
          <w:sdt>
            <w:sdtPr>
              <w:rPr>
                <w:rFonts w:eastAsiaTheme="minorHAnsi"/>
                <w:lang w:eastAsia="en-US"/>
              </w:rPr>
              <w:tag w:val="goog_rdk_68"/>
              <w:id w:val="1913187737"/>
            </w:sdtPr>
            <w:sdtEndPr/>
            <w:sdtContent>
              <w:p w14:paraId="053FC043" w14:textId="77777777" w:rsidR="0070628A" w:rsidRPr="00491C47" w:rsidRDefault="0070628A" w:rsidP="0070628A">
                <w:pPr>
                  <w:rPr>
                    <w:rFonts w:eastAsiaTheme="minorHAnsi"/>
                    <w:lang w:eastAsia="en-US"/>
                  </w:rPr>
                </w:pPr>
                <w:r w:rsidRPr="00491C47">
                  <w:rPr>
                    <w:rFonts w:eastAsiaTheme="minorHAnsi"/>
                    <w:lang w:eastAsia="en-US"/>
                  </w:rPr>
                  <w:t>обучающегося</w:t>
                </w:r>
              </w:p>
            </w:sdtContent>
          </w:sdt>
        </w:tc>
        <w:tc>
          <w:tcPr>
            <w:tcW w:w="1994" w:type="dxa"/>
          </w:tcPr>
          <w:p w14:paraId="79BF84C8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Индикаторы</w:t>
            </w:r>
          </w:p>
        </w:tc>
      </w:tr>
      <w:tr w:rsidR="007E0B63" w:rsidRPr="00491C47" w14:paraId="60838B9A" w14:textId="77777777" w:rsidTr="00B24EB6">
        <w:tc>
          <w:tcPr>
            <w:tcW w:w="628" w:type="dxa"/>
            <w:vMerge/>
          </w:tcPr>
          <w:p w14:paraId="50951AE1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0334FB6A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229DC489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Начальный уровень</w:t>
            </w:r>
          </w:p>
          <w:p w14:paraId="19898A00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994" w:type="dxa"/>
          </w:tcPr>
          <w:p w14:paraId="4C7FDE64" w14:textId="3000DBDB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983123">
              <w:t>Сформировано понимание многообразия способов несанкционированного доступа к информации</w:t>
            </w:r>
          </w:p>
        </w:tc>
      </w:tr>
      <w:tr w:rsidR="007E0B63" w:rsidRPr="00491C47" w14:paraId="3E999822" w14:textId="77777777" w:rsidTr="00B24EB6">
        <w:tc>
          <w:tcPr>
            <w:tcW w:w="628" w:type="dxa"/>
            <w:vMerge/>
          </w:tcPr>
          <w:p w14:paraId="318F74A7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677AFF1C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7499CA35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Базовый уровень</w:t>
            </w:r>
          </w:p>
          <w:p w14:paraId="4AEF48D1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(Уверенно владеет навыками, способен, проявлять соответствующие навыки в ситуациях с элементами неопределённости</w:t>
            </w:r>
            <w:sdt>
              <w:sdtPr>
                <w:rPr>
                  <w:rFonts w:eastAsiaTheme="minorHAnsi"/>
                  <w:lang w:eastAsia="en-US"/>
                </w:rPr>
                <w:tag w:val="goog_rdk_70"/>
                <w:id w:val="-1264836465"/>
              </w:sdtPr>
              <w:sdtEndPr/>
              <w:sdtContent>
                <w:r w:rsidRPr="00491C47">
                  <w:rPr>
                    <w:rFonts w:eastAsiaTheme="minorHAnsi"/>
                    <w:lang w:eastAsia="en-US"/>
                  </w:rPr>
                  <w:t xml:space="preserve">, </w:t>
                </w:r>
              </w:sdtContent>
            </w:sdt>
            <w:sdt>
              <w:sdtPr>
                <w:rPr>
                  <w:rFonts w:eastAsiaTheme="minorHAnsi"/>
                  <w:lang w:eastAsia="en-US"/>
                </w:rPr>
                <w:tag w:val="goog_rdk_71"/>
                <w:id w:val="1472101246"/>
                <w:showingPlcHdr/>
              </w:sdtPr>
              <w:sdtEndPr/>
              <w:sdtContent>
                <w:r w:rsidRPr="00491C47">
                  <w:rPr>
                    <w:rFonts w:eastAsiaTheme="minorHAnsi"/>
                    <w:lang w:eastAsia="en-US"/>
                  </w:rPr>
                  <w:t xml:space="preserve">     </w:t>
                </w:r>
              </w:sdtContent>
            </w:sdt>
            <w:r w:rsidRPr="00491C47">
              <w:rPr>
                <w:rFonts w:eastAsiaTheme="minorHAnsi"/>
                <w:lang w:eastAsia="en-US"/>
              </w:rPr>
              <w:t>сложности.)</w:t>
            </w:r>
          </w:p>
        </w:tc>
        <w:tc>
          <w:tcPr>
            <w:tcW w:w="1994" w:type="dxa"/>
          </w:tcPr>
          <w:p w14:paraId="58C9539D" w14:textId="77A72149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983123">
              <w:t>Освоены навыки организации системы защиты персональных данных с точки зрения законодательства</w:t>
            </w:r>
          </w:p>
        </w:tc>
      </w:tr>
      <w:tr w:rsidR="007E0B63" w:rsidRPr="00491C47" w14:paraId="4DC00718" w14:textId="77777777" w:rsidTr="00B24EB6">
        <w:trPr>
          <w:trHeight w:val="557"/>
        </w:trPr>
        <w:tc>
          <w:tcPr>
            <w:tcW w:w="628" w:type="dxa"/>
            <w:vMerge/>
          </w:tcPr>
          <w:p w14:paraId="256E31FC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0F805E07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4AA3DEFA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Продвинутый</w:t>
            </w:r>
          </w:p>
          <w:p w14:paraId="0BADEBA6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  <w:p w14:paraId="2A35F614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lastRenderedPageBreak/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994" w:type="dxa"/>
          </w:tcPr>
          <w:p w14:paraId="732E2EA3" w14:textId="0CF78D86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983123">
              <w:lastRenderedPageBreak/>
              <w:t xml:space="preserve">Освоены навыки защиты от различных </w:t>
            </w:r>
            <w:r w:rsidRPr="00983123">
              <w:lastRenderedPageBreak/>
              <w:t>способов несанкционированного доступа к информации</w:t>
            </w:r>
          </w:p>
        </w:tc>
      </w:tr>
      <w:tr w:rsidR="007E0B63" w:rsidRPr="00491C47" w14:paraId="0F7B876F" w14:textId="77777777" w:rsidTr="00B24EB6">
        <w:tc>
          <w:tcPr>
            <w:tcW w:w="628" w:type="dxa"/>
            <w:vMerge/>
          </w:tcPr>
          <w:p w14:paraId="5ADD0280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29" w:type="dxa"/>
            <w:gridSpan w:val="2"/>
          </w:tcPr>
          <w:p w14:paraId="6BB5E015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2400" w:type="dxa"/>
          </w:tcPr>
          <w:p w14:paraId="3B6281F0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Профессиональный</w:t>
            </w:r>
          </w:p>
          <w:p w14:paraId="4D1F94DA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</w:p>
          <w:p w14:paraId="4F9E3FAB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04FD601C" w14:textId="77777777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в ситуациях повышенной сложности.)</w:t>
            </w:r>
          </w:p>
        </w:tc>
        <w:tc>
          <w:tcPr>
            <w:tcW w:w="1994" w:type="dxa"/>
          </w:tcPr>
          <w:p w14:paraId="075CD59C" w14:textId="29498369" w:rsidR="007E0B63" w:rsidRPr="00491C47" w:rsidRDefault="007E0B63" w:rsidP="007E0B63">
            <w:pPr>
              <w:rPr>
                <w:rFonts w:eastAsiaTheme="minorHAnsi"/>
                <w:lang w:eastAsia="en-US"/>
              </w:rPr>
            </w:pPr>
            <w:r w:rsidRPr="007E0B63">
              <w:rPr>
                <w:rFonts w:eastAsiaTheme="minorHAnsi"/>
                <w:lang w:eastAsia="en-US"/>
              </w:rPr>
              <w:t>Освоены навыки тестирования на проникновение</w:t>
            </w:r>
          </w:p>
        </w:tc>
      </w:tr>
      <w:tr w:rsidR="0070628A" w:rsidRPr="00491C47" w14:paraId="094E82C3" w14:textId="77777777" w:rsidTr="00B24EB6">
        <w:trPr>
          <w:trHeight w:val="1695"/>
        </w:trPr>
        <w:tc>
          <w:tcPr>
            <w:tcW w:w="628" w:type="dxa"/>
          </w:tcPr>
          <w:p w14:paraId="110764ED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5.</w:t>
            </w:r>
          </w:p>
        </w:tc>
        <w:tc>
          <w:tcPr>
            <w:tcW w:w="4329" w:type="dxa"/>
            <w:gridSpan w:val="2"/>
          </w:tcPr>
          <w:p w14:paraId="63B78308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394" w:type="dxa"/>
            <w:gridSpan w:val="2"/>
          </w:tcPr>
          <w:p w14:paraId="122AA6D2" w14:textId="592C4CEB" w:rsidR="0070628A" w:rsidRPr="00491C47" w:rsidRDefault="007E0B63" w:rsidP="0070628A">
            <w:pPr>
              <w:rPr>
                <w:rFonts w:eastAsiaTheme="minorHAnsi"/>
                <w:lang w:eastAsia="en-US"/>
              </w:rPr>
            </w:pPr>
            <w:r w:rsidRPr="007E0B63">
              <w:rPr>
                <w:rFonts w:eastAsiaTheme="minorHAnsi"/>
                <w:lang w:eastAsia="en-US"/>
              </w:rPr>
              <w:t>Компетенция информационной безопасности тесно связана с разработкой и сопровождением информационных систем. Наличие компетенции информационной безопасности желательно для разработчиков и администраторов информационных систем.</w:t>
            </w:r>
          </w:p>
        </w:tc>
      </w:tr>
      <w:tr w:rsidR="0070628A" w:rsidRPr="00491C47" w14:paraId="7BFD1ECA" w14:textId="77777777" w:rsidTr="00B24EB6">
        <w:tc>
          <w:tcPr>
            <w:tcW w:w="628" w:type="dxa"/>
          </w:tcPr>
          <w:p w14:paraId="23FB165C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6.</w:t>
            </w:r>
          </w:p>
        </w:tc>
        <w:tc>
          <w:tcPr>
            <w:tcW w:w="4329" w:type="dxa"/>
            <w:gridSpan w:val="2"/>
          </w:tcPr>
          <w:p w14:paraId="72957EA4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Средства и технологии оценки</w:t>
            </w:r>
          </w:p>
          <w:p w14:paraId="6C2854C2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</w:p>
        </w:tc>
        <w:tc>
          <w:tcPr>
            <w:tcW w:w="4394" w:type="dxa"/>
            <w:gridSpan w:val="2"/>
          </w:tcPr>
          <w:p w14:paraId="624887FE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Уровень освоения знаний – тестирование;</w:t>
            </w:r>
          </w:p>
          <w:p w14:paraId="1395FC4F" w14:textId="77777777" w:rsidR="0070628A" w:rsidRPr="00491C47" w:rsidRDefault="0070628A" w:rsidP="0070628A">
            <w:pPr>
              <w:rPr>
                <w:rFonts w:eastAsiaTheme="minorHAnsi"/>
                <w:lang w:eastAsia="en-US"/>
              </w:rPr>
            </w:pPr>
            <w:r w:rsidRPr="00491C47">
              <w:rPr>
                <w:rFonts w:eastAsiaTheme="minorHAnsi"/>
                <w:lang w:eastAsia="en-US"/>
              </w:rPr>
              <w:t>Уровень освоения умений и навыков – тестирование, решение кейс-заданий</w:t>
            </w:r>
          </w:p>
        </w:tc>
      </w:tr>
    </w:tbl>
    <w:p w14:paraId="38931F26" w14:textId="77777777" w:rsidR="0070628A" w:rsidRPr="00491C47" w:rsidRDefault="0070628A" w:rsidP="0070628A">
      <w:pPr>
        <w:rPr>
          <w:rFonts w:eastAsiaTheme="minorHAnsi"/>
          <w:lang w:eastAsia="en-US"/>
        </w:rPr>
      </w:pPr>
    </w:p>
    <w:p w14:paraId="7F1EC0B4" w14:textId="77777777" w:rsidR="0070628A" w:rsidRPr="00491C47" w:rsidRDefault="0070628A" w:rsidP="0070628A">
      <w:pPr>
        <w:jc w:val="both"/>
        <w:rPr>
          <w:rFonts w:eastAsiaTheme="minorHAnsi"/>
          <w:lang w:eastAsia="en-US"/>
        </w:rPr>
      </w:pPr>
    </w:p>
    <w:p w14:paraId="59D3B9AB" w14:textId="77777777" w:rsidR="0070628A" w:rsidRPr="00491C47" w:rsidRDefault="0070628A" w:rsidP="0070628A">
      <w:pPr>
        <w:contextualSpacing/>
        <w:rPr>
          <w:rFonts w:eastAsiaTheme="minorHAnsi"/>
          <w:b/>
          <w:lang w:eastAsia="en-US"/>
        </w:rPr>
      </w:pPr>
    </w:p>
    <w:p w14:paraId="2A86ADC3" w14:textId="77777777" w:rsidR="0070628A" w:rsidRPr="00491C47" w:rsidRDefault="0070628A" w:rsidP="0070628A">
      <w:pPr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eastAsia="en-US"/>
        </w:rPr>
        <w:br w:type="page"/>
      </w:r>
    </w:p>
    <w:p w14:paraId="0BC4E71D" w14:textId="77777777" w:rsidR="0070628A" w:rsidRPr="00491C47" w:rsidRDefault="0070628A" w:rsidP="0070628A">
      <w:pPr>
        <w:contextualSpacing/>
        <w:rPr>
          <w:rFonts w:eastAsiaTheme="minorHAnsi"/>
          <w:lang w:eastAsia="en-US"/>
        </w:rPr>
      </w:pPr>
      <w:r w:rsidRPr="00491C47">
        <w:rPr>
          <w:rFonts w:eastAsiaTheme="minorHAnsi"/>
          <w:b/>
          <w:lang w:val="en-US" w:eastAsia="en-US"/>
        </w:rPr>
        <w:lastRenderedPageBreak/>
        <w:t>VI</w:t>
      </w:r>
      <w:r w:rsidRPr="00491C47">
        <w:rPr>
          <w:rFonts w:eastAsiaTheme="minorHAnsi"/>
          <w:b/>
          <w:lang w:eastAsia="en-US"/>
        </w:rPr>
        <w:t>.Иная информация о качестве и востребованности образовательной программы</w:t>
      </w:r>
      <w:r w:rsidRPr="00491C47">
        <w:rPr>
          <w:rFonts w:eastAsiaTheme="minorHAnsi"/>
          <w:lang w:eastAsia="en-US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 w14:paraId="6B7BD329" w14:textId="1567752E" w:rsidR="0070628A" w:rsidRDefault="0070628A" w:rsidP="0070628A">
      <w:pPr>
        <w:contextualSpacing/>
        <w:rPr>
          <w:rFonts w:eastAsiaTheme="minorHAnsi"/>
          <w:b/>
          <w:lang w:eastAsia="en-US"/>
        </w:rPr>
      </w:pPr>
    </w:p>
    <w:p w14:paraId="3D07270D" w14:textId="77777777" w:rsidR="00FD51A0" w:rsidRPr="00491C47" w:rsidRDefault="00FD51A0" w:rsidP="0070628A">
      <w:pPr>
        <w:contextualSpacing/>
        <w:rPr>
          <w:rFonts w:eastAsiaTheme="minorHAnsi"/>
          <w:lang w:eastAsia="en-US"/>
        </w:rPr>
      </w:pPr>
    </w:p>
    <w:p w14:paraId="0860A9A2" w14:textId="77777777" w:rsidR="0070628A" w:rsidRPr="00491C47" w:rsidRDefault="0070628A" w:rsidP="0070628A">
      <w:pPr>
        <w:contextualSpacing/>
        <w:jc w:val="both"/>
        <w:rPr>
          <w:rFonts w:eastAsiaTheme="minorHAnsi"/>
          <w:lang w:eastAsia="en-US"/>
        </w:rPr>
      </w:pPr>
      <w:r w:rsidRPr="00491C47">
        <w:rPr>
          <w:rFonts w:eastAsiaTheme="minorHAnsi"/>
          <w:b/>
          <w:lang w:val="en-US" w:eastAsia="en-US"/>
        </w:rPr>
        <w:t>V</w:t>
      </w:r>
      <w:r w:rsidRPr="00491C47">
        <w:rPr>
          <w:rFonts w:eastAsiaTheme="minorHAnsi"/>
          <w:b/>
          <w:lang w:eastAsia="en-US"/>
        </w:rPr>
        <w:t>.Рекомендаций к программе от работодателей</w:t>
      </w:r>
      <w:r w:rsidRPr="00491C47">
        <w:rPr>
          <w:rFonts w:eastAsiaTheme="minorHAnsi"/>
          <w:lang w:eastAsia="en-US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14:paraId="7F586851" w14:textId="32BD5D4C" w:rsidR="0070628A" w:rsidRPr="004B141B" w:rsidRDefault="0070628A" w:rsidP="0070628A">
      <w:pPr>
        <w:contextualSpacing/>
        <w:jc w:val="both"/>
        <w:rPr>
          <w:rFonts w:eastAsiaTheme="minorHAnsi"/>
          <w:lang w:eastAsia="en-US"/>
        </w:rPr>
      </w:pPr>
      <w:r w:rsidRPr="004B141B">
        <w:rPr>
          <w:rFonts w:eastAsiaTheme="minorHAnsi"/>
          <w:lang w:eastAsia="en-US"/>
        </w:rPr>
        <w:t>1. Письмо от ООО "НЦЗИ"</w:t>
      </w:r>
    </w:p>
    <w:p w14:paraId="7DA6DBAA" w14:textId="77777777" w:rsidR="0070628A" w:rsidRPr="00491C47" w:rsidRDefault="0070628A" w:rsidP="0070628A">
      <w:pPr>
        <w:contextualSpacing/>
        <w:jc w:val="both"/>
        <w:rPr>
          <w:rFonts w:eastAsiaTheme="minorHAnsi"/>
          <w:lang w:eastAsia="en-US"/>
        </w:rPr>
      </w:pPr>
      <w:r w:rsidRPr="004B141B">
        <w:rPr>
          <w:rFonts w:eastAsiaTheme="minorHAnsi"/>
          <w:lang w:eastAsia="en-US"/>
        </w:rPr>
        <w:t>2. Письмо от ООО "Рнд Софт"</w:t>
      </w:r>
    </w:p>
    <w:p w14:paraId="05460CDC" w14:textId="77777777" w:rsidR="0070628A" w:rsidRPr="00491C47" w:rsidRDefault="0070628A" w:rsidP="0070628A">
      <w:pPr>
        <w:contextualSpacing/>
        <w:rPr>
          <w:rFonts w:eastAsiaTheme="minorHAnsi"/>
          <w:lang w:eastAsia="en-US"/>
        </w:rPr>
      </w:pPr>
    </w:p>
    <w:p w14:paraId="6B681063" w14:textId="74C2DBD1" w:rsidR="0070628A" w:rsidRPr="00491C47" w:rsidRDefault="0070628A" w:rsidP="0070628A">
      <w:pPr>
        <w:contextualSpacing/>
        <w:rPr>
          <w:rFonts w:eastAsiaTheme="minorHAnsi"/>
          <w:lang w:eastAsia="en-US"/>
        </w:rPr>
      </w:pPr>
      <w:r w:rsidRPr="00491C47">
        <w:rPr>
          <w:rFonts w:eastAsiaTheme="minorHAnsi"/>
          <w:b/>
          <w:lang w:val="en-US" w:eastAsia="en-US"/>
        </w:rPr>
        <w:t>VI</w:t>
      </w:r>
      <w:r w:rsidRPr="00491C47">
        <w:rPr>
          <w:rFonts w:eastAsiaTheme="minorHAnsi"/>
          <w:b/>
          <w:lang w:eastAsia="en-US"/>
        </w:rPr>
        <w:t>.</w:t>
      </w:r>
      <w:r w:rsidR="00EF4512">
        <w:rPr>
          <w:rFonts w:eastAsiaTheme="minorHAnsi"/>
          <w:b/>
          <w:lang w:eastAsia="en-US"/>
        </w:rPr>
        <w:t xml:space="preserve"> </w:t>
      </w:r>
      <w:r w:rsidRPr="00491C47">
        <w:rPr>
          <w:rFonts w:eastAsiaTheme="minorHAnsi"/>
          <w:b/>
          <w:lang w:eastAsia="en-US"/>
        </w:rPr>
        <w:t>Указание на возможные сценарии профессиональной траектории граждан</w:t>
      </w:r>
      <w:r w:rsidRPr="00491C47">
        <w:rPr>
          <w:rFonts w:eastAsiaTheme="minorHAnsi"/>
          <w:lang w:eastAsia="en-US"/>
        </w:rPr>
        <w:t xml:space="preserve"> по итогам освоения образовательной программы (в соответствии с приложением)</w:t>
      </w:r>
    </w:p>
    <w:p w14:paraId="77B42F0C" w14:textId="77777777" w:rsidR="00FD51A0" w:rsidRDefault="00FD51A0" w:rsidP="0070628A">
      <w:pPr>
        <w:contextualSpacing/>
        <w:rPr>
          <w:rFonts w:eastAsiaTheme="minorHAnsi"/>
          <w:b/>
          <w:lang w:eastAsia="en-US"/>
        </w:rPr>
      </w:pPr>
    </w:p>
    <w:p w14:paraId="12499636" w14:textId="69B24955" w:rsidR="0070628A" w:rsidRPr="00FD51A0" w:rsidRDefault="0070628A" w:rsidP="0070628A">
      <w:pPr>
        <w:contextualSpacing/>
        <w:rPr>
          <w:rFonts w:eastAsiaTheme="minorHAnsi"/>
          <w:sz w:val="28"/>
          <w:szCs w:val="28"/>
          <w:lang w:eastAsia="en-US"/>
        </w:rPr>
      </w:pPr>
      <w:r w:rsidRPr="00FD51A0">
        <w:rPr>
          <w:rFonts w:eastAsiaTheme="minorHAnsi"/>
          <w:sz w:val="28"/>
          <w:szCs w:val="28"/>
          <w:lang w:eastAsia="en-US"/>
        </w:rPr>
        <w:t>Развитие компетенций в текущей сфере занятости, Переход в новую сферу занятости</w:t>
      </w:r>
    </w:p>
    <w:p w14:paraId="2C144CFE" w14:textId="77777777" w:rsidR="0070628A" w:rsidRPr="00491C47" w:rsidRDefault="0070628A" w:rsidP="0070628A">
      <w:pPr>
        <w:contextualSpacing/>
        <w:rPr>
          <w:rFonts w:eastAsiaTheme="minorHAnsi"/>
          <w:lang w:eastAsia="en-US"/>
        </w:rPr>
      </w:pPr>
    </w:p>
    <w:p w14:paraId="21DA68AB" w14:textId="77777777" w:rsidR="0070628A" w:rsidRPr="00491C47" w:rsidRDefault="0070628A" w:rsidP="0070628A">
      <w:pPr>
        <w:contextualSpacing/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val="en-US" w:eastAsia="en-US"/>
        </w:rPr>
        <w:t>VII</w:t>
      </w:r>
      <w:r w:rsidRPr="00491C47">
        <w:rPr>
          <w:rFonts w:eastAsiaTheme="minorHAnsi"/>
          <w:b/>
          <w:lang w:eastAsia="en-US"/>
        </w:rPr>
        <w:t>.Дополнительная информация</w:t>
      </w:r>
    </w:p>
    <w:p w14:paraId="52EE2B08" w14:textId="0AC96078" w:rsidR="0070628A" w:rsidRPr="00491C47" w:rsidRDefault="0070628A" w:rsidP="0070628A">
      <w:pPr>
        <w:contextualSpacing/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eastAsia="en-US"/>
        </w:rPr>
        <w:t xml:space="preserve"> </w:t>
      </w:r>
    </w:p>
    <w:p w14:paraId="15F5B39E" w14:textId="77777777" w:rsidR="0070628A" w:rsidRPr="00491C47" w:rsidRDefault="0070628A" w:rsidP="0070628A">
      <w:pPr>
        <w:contextualSpacing/>
        <w:rPr>
          <w:rFonts w:eastAsiaTheme="minorHAnsi"/>
          <w:b/>
          <w:lang w:eastAsia="en-US"/>
        </w:rPr>
      </w:pPr>
    </w:p>
    <w:p w14:paraId="0DF8627C" w14:textId="6A867FA2" w:rsidR="0070628A" w:rsidRPr="00491C47" w:rsidRDefault="0070628A" w:rsidP="0070628A">
      <w:pPr>
        <w:contextualSpacing/>
        <w:rPr>
          <w:rFonts w:eastAsiaTheme="minorHAnsi"/>
          <w:b/>
          <w:lang w:eastAsia="en-US"/>
        </w:rPr>
      </w:pPr>
      <w:r w:rsidRPr="00491C47">
        <w:rPr>
          <w:rFonts w:eastAsiaTheme="minorHAnsi"/>
          <w:b/>
          <w:lang w:val="en-US" w:eastAsia="en-US"/>
        </w:rPr>
        <w:t>VIII</w:t>
      </w:r>
      <w:r w:rsidRPr="00491C47">
        <w:rPr>
          <w:rFonts w:eastAsiaTheme="minorHAnsi"/>
          <w:b/>
          <w:lang w:eastAsia="en-US"/>
        </w:rPr>
        <w:t>.</w:t>
      </w:r>
      <w:r w:rsidR="00FD51A0">
        <w:rPr>
          <w:rFonts w:eastAsiaTheme="minorHAnsi"/>
          <w:b/>
          <w:lang w:eastAsia="en-US"/>
        </w:rPr>
        <w:t xml:space="preserve"> </w:t>
      </w:r>
      <w:r w:rsidRPr="00491C47">
        <w:rPr>
          <w:rFonts w:eastAsiaTheme="minorHAnsi"/>
          <w:b/>
          <w:lang w:eastAsia="en-US"/>
        </w:rPr>
        <w:t>Приложенные Скан-копии</w:t>
      </w:r>
    </w:p>
    <w:p w14:paraId="0CE6D75D" w14:textId="77777777" w:rsidR="0070628A" w:rsidRPr="00491C47" w:rsidRDefault="0070628A" w:rsidP="0070628A">
      <w:pPr>
        <w:contextualSpacing/>
        <w:rPr>
          <w:rFonts w:eastAsiaTheme="minorHAnsi"/>
          <w:lang w:eastAsia="en-US"/>
        </w:rPr>
      </w:pPr>
      <w:r w:rsidRPr="00491C47">
        <w:rPr>
          <w:rFonts w:eastAsiaTheme="minorHAnsi"/>
          <w:lang w:eastAsia="en-US"/>
        </w:rPr>
        <w:t>Утвержденной рабочей программа (подпись, печать, в формате pdf)</w:t>
      </w:r>
    </w:p>
    <w:p w14:paraId="21CDB7D6" w14:textId="08DD0131" w:rsidR="00491C47" w:rsidRDefault="00491C47" w:rsidP="0070628A"/>
    <w:p w14:paraId="21835D30" w14:textId="479AD09B" w:rsidR="00FD51A0" w:rsidRDefault="00FD51A0" w:rsidP="0070628A"/>
    <w:p w14:paraId="059C5EFB" w14:textId="6A8FB047" w:rsidR="00FD51A0" w:rsidRPr="00B017BA" w:rsidRDefault="00FD51A0" w:rsidP="00FD51A0">
      <w:pPr>
        <w:pStyle w:val="af3"/>
        <w:ind w:firstLine="0"/>
        <w:outlineLvl w:val="0"/>
        <w:rPr>
          <w:b/>
        </w:rPr>
      </w:pPr>
      <w:r>
        <w:rPr>
          <w:b/>
        </w:rPr>
        <w:t>РУКОВОДИТЕЛЬ И СОСТАВИТЕЛИ ПРОГРАММЫ</w:t>
      </w:r>
    </w:p>
    <w:p w14:paraId="5AF47F0D" w14:textId="24C1E1D3" w:rsidR="00FD51A0" w:rsidRDefault="00FD51A0" w:rsidP="00FD51A0">
      <w:pPr>
        <w:pStyle w:val="af3"/>
        <w:ind w:firstLine="0"/>
      </w:pPr>
      <w:r>
        <w:t>Руководитель образовательной программы</w:t>
      </w:r>
    </w:p>
    <w:p w14:paraId="70BAF494" w14:textId="30A3AE30" w:rsidR="00FD51A0" w:rsidRDefault="00FD51A0" w:rsidP="00FD51A0">
      <w:pPr>
        <w:pStyle w:val="af3"/>
        <w:ind w:firstLine="0"/>
      </w:pPr>
    </w:p>
    <w:p w14:paraId="4F45D052" w14:textId="647CBCD1" w:rsidR="00FD51A0" w:rsidRDefault="00FD51A0" w:rsidP="00FD51A0">
      <w:pPr>
        <w:pStyle w:val="af3"/>
        <w:ind w:firstLine="0"/>
      </w:pPr>
      <w:r>
        <w:t>Директор АНО «ФИРОН»</w:t>
      </w:r>
      <w:r>
        <w:tab/>
        <w:t>___________________ Шенгоф И.С.</w:t>
      </w:r>
    </w:p>
    <w:p w14:paraId="4455ABB0" w14:textId="1A567626" w:rsidR="00FD51A0" w:rsidRDefault="00FD51A0" w:rsidP="00FD51A0">
      <w:pPr>
        <w:pStyle w:val="af3"/>
        <w:ind w:firstLine="0"/>
        <w:jc w:val="left"/>
      </w:pPr>
      <w:r w:rsidRPr="007A58A1">
        <w:t>«</w:t>
      </w:r>
      <w:r w:rsidR="004B141B">
        <w:rPr>
          <w:lang w:val="en-US"/>
        </w:rPr>
        <w:t>14</w:t>
      </w:r>
      <w:r w:rsidRPr="007A58A1">
        <w:t>» октября</w:t>
      </w:r>
      <w:r>
        <w:t xml:space="preserve"> 2020 г.</w:t>
      </w:r>
      <w:r w:rsidR="00EF4512" w:rsidRPr="00EF4512">
        <w:rPr>
          <w:noProof/>
        </w:rPr>
        <w:t xml:space="preserve"> </w:t>
      </w:r>
    </w:p>
    <w:p w14:paraId="19419FCE" w14:textId="011BE41C" w:rsidR="00FD51A0" w:rsidRPr="0070628A" w:rsidRDefault="00FD51A0" w:rsidP="0070628A"/>
    <w:sectPr w:rsidR="00FD51A0" w:rsidRPr="0070628A" w:rsidSect="0070628A">
      <w:footerReference w:type="default" r:id="rId24"/>
      <w:pgSz w:w="11906" w:h="16838"/>
      <w:pgMar w:top="851" w:right="70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9610D" w14:textId="77777777" w:rsidR="00A5167D" w:rsidRDefault="00A5167D" w:rsidP="00BD0EF1">
      <w:r>
        <w:separator/>
      </w:r>
    </w:p>
  </w:endnote>
  <w:endnote w:type="continuationSeparator" w:id="0">
    <w:p w14:paraId="7D279727" w14:textId="77777777" w:rsidR="00A5167D" w:rsidRDefault="00A5167D" w:rsidP="00BD0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6651135"/>
      <w:docPartObj>
        <w:docPartGallery w:val="Page Numbers (Bottom of Page)"/>
        <w:docPartUnique/>
      </w:docPartObj>
    </w:sdtPr>
    <w:sdtEndPr/>
    <w:sdtContent>
      <w:p w14:paraId="3E804A20" w14:textId="100B1EC4" w:rsidR="00810042" w:rsidRDefault="0081004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FA3D55" w14:textId="77777777" w:rsidR="00810042" w:rsidRPr="00DB571D" w:rsidRDefault="00810042" w:rsidP="009A556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DC1D64" w14:textId="77777777" w:rsidR="00A5167D" w:rsidRDefault="00A5167D" w:rsidP="00BD0EF1">
      <w:r>
        <w:separator/>
      </w:r>
    </w:p>
  </w:footnote>
  <w:footnote w:type="continuationSeparator" w:id="0">
    <w:p w14:paraId="6E0A10F4" w14:textId="77777777" w:rsidR="00A5167D" w:rsidRDefault="00A5167D" w:rsidP="00BD0E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91B7F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6ACE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53702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21171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E5F50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20035"/>
    <w:multiLevelType w:val="hybridMultilevel"/>
    <w:tmpl w:val="656089CE"/>
    <w:lvl w:ilvl="0" w:tplc="E9A046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25A04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C0F1C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37939"/>
    <w:multiLevelType w:val="hybridMultilevel"/>
    <w:tmpl w:val="27D8D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42521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804649"/>
    <w:multiLevelType w:val="hybridMultilevel"/>
    <w:tmpl w:val="1308683E"/>
    <w:lvl w:ilvl="0" w:tplc="95EE769E">
      <w:start w:val="17"/>
      <w:numFmt w:val="decimal"/>
      <w:lvlText w:val="%1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D527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76DD9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DF0AD6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16E5C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96FF1"/>
    <w:multiLevelType w:val="multilevel"/>
    <w:tmpl w:val="7EB200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DE90DC2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610C5D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9555A1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667317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1820A7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A3F0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6D5F66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186DF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001CD9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77515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83112A"/>
    <w:multiLevelType w:val="multilevel"/>
    <w:tmpl w:val="7C2ABF1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3"/>
      <w:numFmt w:val="decimal"/>
      <w:lvlText w:val="%1.%2."/>
      <w:lvlJc w:val="left"/>
      <w:pPr>
        <w:ind w:left="907" w:hanging="720"/>
      </w:pPr>
      <w:rPr>
        <w:rFonts w:hint="default"/>
        <w:b w:val="0"/>
      </w:rPr>
    </w:lvl>
    <w:lvl w:ilvl="2">
      <w:start w:val="2"/>
      <w:numFmt w:val="decimal"/>
      <w:lvlText w:val="%1.%2.%3."/>
      <w:lvlJc w:val="left"/>
      <w:pPr>
        <w:ind w:left="1094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641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828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37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2922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109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3656" w:hanging="2160"/>
      </w:pPr>
      <w:rPr>
        <w:rFonts w:hint="default"/>
        <w:b w:val="0"/>
      </w:rPr>
    </w:lvl>
  </w:abstractNum>
  <w:abstractNum w:abstractNumId="27" w15:restartNumberingAfterBreak="0">
    <w:nsid w:val="3D831B84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13028C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5706CE"/>
    <w:multiLevelType w:val="hybridMultilevel"/>
    <w:tmpl w:val="F49A73D0"/>
    <w:lvl w:ilvl="0" w:tplc="7BD4E3B0">
      <w:start w:val="1"/>
      <w:numFmt w:val="bullet"/>
      <w:pStyle w:val="-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15B015E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8D0897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26516A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C001FD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3867C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B11B59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A83D2A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570607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B1078B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E12B3E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02D05A1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A542D5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44B775E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9727C4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79F3986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8DE0AC8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A97877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4A3043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BE11E8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4F72333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6DC5E05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8E309CF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9C61C21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8413CF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2614CC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D2C1192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C66B58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A37D7C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1A5C29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08319D5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11A3E70"/>
    <w:multiLevelType w:val="hybridMultilevel"/>
    <w:tmpl w:val="95265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3555CF"/>
    <w:multiLevelType w:val="hybridMultilevel"/>
    <w:tmpl w:val="C6621C5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9C5534A"/>
    <w:multiLevelType w:val="hybridMultilevel"/>
    <w:tmpl w:val="FC8E89B6"/>
    <w:lvl w:ilvl="0" w:tplc="E1503E20">
      <w:start w:val="30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D127CC2"/>
    <w:multiLevelType w:val="hybridMultilevel"/>
    <w:tmpl w:val="34040B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D1F5104"/>
    <w:multiLevelType w:val="multilevel"/>
    <w:tmpl w:val="94224DA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1"/>
      <w:numFmt w:val="decimal"/>
      <w:lvlText w:val="3.%2"/>
      <w:lvlJc w:val="left"/>
      <w:pPr>
        <w:ind w:left="907" w:hanging="720"/>
      </w:pPr>
      <w:rPr>
        <w:rFonts w:ascii="Times New Roman" w:hAnsi="Times New Roman" w:cs="Times New Roman" w:hint="default"/>
        <w:b w:val="0"/>
      </w:rPr>
    </w:lvl>
    <w:lvl w:ilvl="2">
      <w:start w:val="2"/>
      <w:numFmt w:val="decimal"/>
      <w:lvlText w:val="%1.%2.%3."/>
      <w:lvlJc w:val="left"/>
      <w:pPr>
        <w:ind w:left="1094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641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828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37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2922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109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3656" w:hanging="2160"/>
      </w:pPr>
      <w:rPr>
        <w:rFonts w:hint="default"/>
        <w:b w:val="0"/>
      </w:rPr>
    </w:lvl>
  </w:abstractNum>
  <w:abstractNum w:abstractNumId="66" w15:restartNumberingAfterBreak="0">
    <w:nsid w:val="7D237F18"/>
    <w:multiLevelType w:val="hybridMultilevel"/>
    <w:tmpl w:val="42842BF0"/>
    <w:lvl w:ilvl="0" w:tplc="10FC06A4">
      <w:start w:val="1"/>
      <w:numFmt w:val="decimal"/>
      <w:pStyle w:val="1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9"/>
  </w:num>
  <w:num w:numId="2">
    <w:abstractNumId w:val="66"/>
  </w:num>
  <w:num w:numId="3">
    <w:abstractNumId w:val="30"/>
  </w:num>
  <w:num w:numId="4">
    <w:abstractNumId w:val="8"/>
  </w:num>
  <w:num w:numId="5">
    <w:abstractNumId w:val="63"/>
  </w:num>
  <w:num w:numId="6">
    <w:abstractNumId w:val="15"/>
  </w:num>
  <w:num w:numId="7">
    <w:abstractNumId w:val="26"/>
  </w:num>
  <w:num w:numId="8">
    <w:abstractNumId w:val="10"/>
  </w:num>
  <w:num w:numId="9">
    <w:abstractNumId w:val="5"/>
  </w:num>
  <w:num w:numId="10">
    <w:abstractNumId w:val="9"/>
  </w:num>
  <w:num w:numId="11">
    <w:abstractNumId w:val="12"/>
  </w:num>
  <w:num w:numId="12">
    <w:abstractNumId w:val="40"/>
  </w:num>
  <w:num w:numId="13">
    <w:abstractNumId w:val="52"/>
  </w:num>
  <w:num w:numId="14">
    <w:abstractNumId w:val="50"/>
  </w:num>
  <w:num w:numId="15">
    <w:abstractNumId w:val="7"/>
  </w:num>
  <w:num w:numId="16">
    <w:abstractNumId w:val="42"/>
  </w:num>
  <w:num w:numId="17">
    <w:abstractNumId w:val="16"/>
  </w:num>
  <w:num w:numId="18">
    <w:abstractNumId w:val="60"/>
  </w:num>
  <w:num w:numId="19">
    <w:abstractNumId w:val="14"/>
  </w:num>
  <w:num w:numId="20">
    <w:abstractNumId w:val="45"/>
  </w:num>
  <w:num w:numId="21">
    <w:abstractNumId w:val="35"/>
  </w:num>
  <w:num w:numId="22">
    <w:abstractNumId w:val="2"/>
  </w:num>
  <w:num w:numId="23">
    <w:abstractNumId w:val="58"/>
  </w:num>
  <w:num w:numId="24">
    <w:abstractNumId w:val="32"/>
  </w:num>
  <w:num w:numId="25">
    <w:abstractNumId w:val="46"/>
  </w:num>
  <w:num w:numId="26">
    <w:abstractNumId w:val="13"/>
  </w:num>
  <w:num w:numId="27">
    <w:abstractNumId w:val="64"/>
  </w:num>
  <w:num w:numId="28">
    <w:abstractNumId w:val="48"/>
  </w:num>
  <w:num w:numId="29">
    <w:abstractNumId w:val="21"/>
  </w:num>
  <w:num w:numId="30">
    <w:abstractNumId w:val="37"/>
  </w:num>
  <w:num w:numId="31">
    <w:abstractNumId w:val="33"/>
  </w:num>
  <w:num w:numId="32">
    <w:abstractNumId w:val="49"/>
  </w:num>
  <w:num w:numId="33">
    <w:abstractNumId w:val="56"/>
  </w:num>
  <w:num w:numId="34">
    <w:abstractNumId w:val="23"/>
  </w:num>
  <w:num w:numId="35">
    <w:abstractNumId w:val="3"/>
  </w:num>
  <w:num w:numId="36">
    <w:abstractNumId w:val="43"/>
  </w:num>
  <w:num w:numId="37">
    <w:abstractNumId w:val="36"/>
  </w:num>
  <w:num w:numId="38">
    <w:abstractNumId w:val="24"/>
  </w:num>
  <w:num w:numId="39">
    <w:abstractNumId w:val="44"/>
  </w:num>
  <w:num w:numId="40">
    <w:abstractNumId w:val="54"/>
  </w:num>
  <w:num w:numId="41">
    <w:abstractNumId w:val="55"/>
  </w:num>
  <w:num w:numId="42">
    <w:abstractNumId w:val="6"/>
  </w:num>
  <w:num w:numId="43">
    <w:abstractNumId w:val="41"/>
  </w:num>
  <w:num w:numId="44">
    <w:abstractNumId w:val="18"/>
  </w:num>
  <w:num w:numId="45">
    <w:abstractNumId w:val="39"/>
  </w:num>
  <w:num w:numId="46">
    <w:abstractNumId w:val="38"/>
  </w:num>
  <w:num w:numId="47">
    <w:abstractNumId w:val="47"/>
  </w:num>
  <w:num w:numId="48">
    <w:abstractNumId w:val="17"/>
  </w:num>
  <w:num w:numId="49">
    <w:abstractNumId w:val="53"/>
  </w:num>
  <w:num w:numId="50">
    <w:abstractNumId w:val="19"/>
  </w:num>
  <w:num w:numId="51">
    <w:abstractNumId w:val="59"/>
  </w:num>
  <w:num w:numId="52">
    <w:abstractNumId w:val="31"/>
  </w:num>
  <w:num w:numId="53">
    <w:abstractNumId w:val="57"/>
  </w:num>
  <w:num w:numId="54">
    <w:abstractNumId w:val="61"/>
  </w:num>
  <w:num w:numId="55">
    <w:abstractNumId w:val="28"/>
  </w:num>
  <w:num w:numId="56">
    <w:abstractNumId w:val="1"/>
  </w:num>
  <w:num w:numId="57">
    <w:abstractNumId w:val="62"/>
  </w:num>
  <w:num w:numId="58">
    <w:abstractNumId w:val="25"/>
  </w:num>
  <w:num w:numId="59">
    <w:abstractNumId w:val="51"/>
  </w:num>
  <w:num w:numId="60">
    <w:abstractNumId w:val="27"/>
  </w:num>
  <w:num w:numId="61">
    <w:abstractNumId w:val="20"/>
  </w:num>
  <w:num w:numId="62">
    <w:abstractNumId w:val="34"/>
  </w:num>
  <w:num w:numId="63">
    <w:abstractNumId w:val="0"/>
  </w:num>
  <w:num w:numId="64">
    <w:abstractNumId w:val="4"/>
  </w:num>
  <w:num w:numId="65">
    <w:abstractNumId w:val="22"/>
  </w:num>
  <w:num w:numId="66">
    <w:abstractNumId w:val="11"/>
  </w:num>
  <w:num w:numId="67">
    <w:abstractNumId w:val="65"/>
  </w:num>
  <w:numIdMacAtCleanup w:val="6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Евгений Котенко">
    <w15:presenceInfo w15:providerId="Windows Live" w15:userId="00321e79dc4da2e2"/>
  </w15:person>
  <w15:person w15:author="Шишкалов Игорь Юрьевич">
    <w15:presenceInfo w15:providerId="AD" w15:userId="S-1-5-21-2000478354-299502267-725345543-163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35C"/>
    <w:rsid w:val="0001065A"/>
    <w:rsid w:val="00021B49"/>
    <w:rsid w:val="00027245"/>
    <w:rsid w:val="00030014"/>
    <w:rsid w:val="00031345"/>
    <w:rsid w:val="000330B8"/>
    <w:rsid w:val="00053240"/>
    <w:rsid w:val="00057917"/>
    <w:rsid w:val="000628C4"/>
    <w:rsid w:val="0006572D"/>
    <w:rsid w:val="00072B6C"/>
    <w:rsid w:val="00075BF7"/>
    <w:rsid w:val="00090DAD"/>
    <w:rsid w:val="000923C3"/>
    <w:rsid w:val="00095BA0"/>
    <w:rsid w:val="000A084F"/>
    <w:rsid w:val="000A5323"/>
    <w:rsid w:val="000B0E06"/>
    <w:rsid w:val="000B1078"/>
    <w:rsid w:val="000B30E4"/>
    <w:rsid w:val="000B716A"/>
    <w:rsid w:val="000C0710"/>
    <w:rsid w:val="000D4AF4"/>
    <w:rsid w:val="000E0E48"/>
    <w:rsid w:val="000F06C1"/>
    <w:rsid w:val="000F1046"/>
    <w:rsid w:val="0011490B"/>
    <w:rsid w:val="00117973"/>
    <w:rsid w:val="00122690"/>
    <w:rsid w:val="00132E1A"/>
    <w:rsid w:val="001339D8"/>
    <w:rsid w:val="00133FF6"/>
    <w:rsid w:val="0014514E"/>
    <w:rsid w:val="0015495A"/>
    <w:rsid w:val="00164B8C"/>
    <w:rsid w:val="001707C8"/>
    <w:rsid w:val="00171345"/>
    <w:rsid w:val="00171380"/>
    <w:rsid w:val="00181C75"/>
    <w:rsid w:val="001925B8"/>
    <w:rsid w:val="00193A3E"/>
    <w:rsid w:val="0019435C"/>
    <w:rsid w:val="001D40F7"/>
    <w:rsid w:val="001D7587"/>
    <w:rsid w:val="001E1F9B"/>
    <w:rsid w:val="001E4B9D"/>
    <w:rsid w:val="001F34BE"/>
    <w:rsid w:val="00206A04"/>
    <w:rsid w:val="002415DE"/>
    <w:rsid w:val="00242DA5"/>
    <w:rsid w:val="00247FC1"/>
    <w:rsid w:val="002521ED"/>
    <w:rsid w:val="002575B8"/>
    <w:rsid w:val="00260AB0"/>
    <w:rsid w:val="00264C05"/>
    <w:rsid w:val="00265B23"/>
    <w:rsid w:val="0026666C"/>
    <w:rsid w:val="00272244"/>
    <w:rsid w:val="00276DA3"/>
    <w:rsid w:val="00284E01"/>
    <w:rsid w:val="002853C7"/>
    <w:rsid w:val="00286F48"/>
    <w:rsid w:val="00291217"/>
    <w:rsid w:val="002A00FC"/>
    <w:rsid w:val="002B029A"/>
    <w:rsid w:val="002C0BB6"/>
    <w:rsid w:val="002D5DBE"/>
    <w:rsid w:val="002E652D"/>
    <w:rsid w:val="002F12C4"/>
    <w:rsid w:val="002F3478"/>
    <w:rsid w:val="002F4419"/>
    <w:rsid w:val="002F7CFC"/>
    <w:rsid w:val="00303DF7"/>
    <w:rsid w:val="00311F2D"/>
    <w:rsid w:val="00324954"/>
    <w:rsid w:val="003350ED"/>
    <w:rsid w:val="00336E7C"/>
    <w:rsid w:val="00342702"/>
    <w:rsid w:val="0034662E"/>
    <w:rsid w:val="00350E35"/>
    <w:rsid w:val="003656CF"/>
    <w:rsid w:val="00372A3E"/>
    <w:rsid w:val="003733E5"/>
    <w:rsid w:val="00375BAD"/>
    <w:rsid w:val="00396B47"/>
    <w:rsid w:val="003A6690"/>
    <w:rsid w:val="003B1B18"/>
    <w:rsid w:val="003C32C6"/>
    <w:rsid w:val="003C46B9"/>
    <w:rsid w:val="003C7447"/>
    <w:rsid w:val="003D1892"/>
    <w:rsid w:val="003E1CF8"/>
    <w:rsid w:val="003E337B"/>
    <w:rsid w:val="003E4D52"/>
    <w:rsid w:val="004042DC"/>
    <w:rsid w:val="0040527C"/>
    <w:rsid w:val="00426C2F"/>
    <w:rsid w:val="0043266F"/>
    <w:rsid w:val="00444E84"/>
    <w:rsid w:val="00446684"/>
    <w:rsid w:val="00463AE0"/>
    <w:rsid w:val="00466470"/>
    <w:rsid w:val="004805FA"/>
    <w:rsid w:val="00491C47"/>
    <w:rsid w:val="0049639F"/>
    <w:rsid w:val="00496A2E"/>
    <w:rsid w:val="00496FE6"/>
    <w:rsid w:val="004B141B"/>
    <w:rsid w:val="004B531B"/>
    <w:rsid w:val="004B7ADB"/>
    <w:rsid w:val="004C2739"/>
    <w:rsid w:val="004C6E33"/>
    <w:rsid w:val="004E0BB4"/>
    <w:rsid w:val="004E2F62"/>
    <w:rsid w:val="004E63AF"/>
    <w:rsid w:val="004E772D"/>
    <w:rsid w:val="004F27FC"/>
    <w:rsid w:val="0050376F"/>
    <w:rsid w:val="00504F87"/>
    <w:rsid w:val="0051148A"/>
    <w:rsid w:val="00517BFF"/>
    <w:rsid w:val="00521AA5"/>
    <w:rsid w:val="00522F1B"/>
    <w:rsid w:val="00542D86"/>
    <w:rsid w:val="00542DF6"/>
    <w:rsid w:val="00556219"/>
    <w:rsid w:val="00566C3F"/>
    <w:rsid w:val="005808B5"/>
    <w:rsid w:val="005809BE"/>
    <w:rsid w:val="00581C49"/>
    <w:rsid w:val="00584CA8"/>
    <w:rsid w:val="005865C1"/>
    <w:rsid w:val="005A0AA1"/>
    <w:rsid w:val="005A0F7B"/>
    <w:rsid w:val="005B3C32"/>
    <w:rsid w:val="005B43E8"/>
    <w:rsid w:val="005B7E5D"/>
    <w:rsid w:val="005C308C"/>
    <w:rsid w:val="005C5192"/>
    <w:rsid w:val="005D50BA"/>
    <w:rsid w:val="005E02F8"/>
    <w:rsid w:val="005E3575"/>
    <w:rsid w:val="005E50BE"/>
    <w:rsid w:val="005E70A0"/>
    <w:rsid w:val="005E7684"/>
    <w:rsid w:val="005F3229"/>
    <w:rsid w:val="005F7F15"/>
    <w:rsid w:val="00602B9B"/>
    <w:rsid w:val="00602BD2"/>
    <w:rsid w:val="0060315B"/>
    <w:rsid w:val="00604B14"/>
    <w:rsid w:val="00607AC2"/>
    <w:rsid w:val="00610682"/>
    <w:rsid w:val="00622AB0"/>
    <w:rsid w:val="0062370D"/>
    <w:rsid w:val="0062791C"/>
    <w:rsid w:val="00641B6A"/>
    <w:rsid w:val="00644C36"/>
    <w:rsid w:val="00657AA7"/>
    <w:rsid w:val="00664F77"/>
    <w:rsid w:val="00667D9F"/>
    <w:rsid w:val="00672926"/>
    <w:rsid w:val="006733DA"/>
    <w:rsid w:val="006734AC"/>
    <w:rsid w:val="0068498D"/>
    <w:rsid w:val="00692B35"/>
    <w:rsid w:val="006A3213"/>
    <w:rsid w:val="006A5EB2"/>
    <w:rsid w:val="006B5F1B"/>
    <w:rsid w:val="006D1A84"/>
    <w:rsid w:val="006D5EE9"/>
    <w:rsid w:val="006E2635"/>
    <w:rsid w:val="006F06E9"/>
    <w:rsid w:val="0070628A"/>
    <w:rsid w:val="0071472C"/>
    <w:rsid w:val="00716A17"/>
    <w:rsid w:val="00723A04"/>
    <w:rsid w:val="007251F9"/>
    <w:rsid w:val="00737381"/>
    <w:rsid w:val="00756B52"/>
    <w:rsid w:val="007570E6"/>
    <w:rsid w:val="00762A5B"/>
    <w:rsid w:val="00765747"/>
    <w:rsid w:val="007712D7"/>
    <w:rsid w:val="007713A4"/>
    <w:rsid w:val="00773E06"/>
    <w:rsid w:val="00776B0C"/>
    <w:rsid w:val="0079050E"/>
    <w:rsid w:val="007A07AE"/>
    <w:rsid w:val="007A58A1"/>
    <w:rsid w:val="007A72B4"/>
    <w:rsid w:val="007A7520"/>
    <w:rsid w:val="007B5FC3"/>
    <w:rsid w:val="007C0F4D"/>
    <w:rsid w:val="007C1934"/>
    <w:rsid w:val="007C3FA0"/>
    <w:rsid w:val="007D7525"/>
    <w:rsid w:val="007E0B63"/>
    <w:rsid w:val="007E2A53"/>
    <w:rsid w:val="007E6321"/>
    <w:rsid w:val="007F3C35"/>
    <w:rsid w:val="007F7B79"/>
    <w:rsid w:val="00810042"/>
    <w:rsid w:val="00815160"/>
    <w:rsid w:val="00817466"/>
    <w:rsid w:val="00820277"/>
    <w:rsid w:val="00830314"/>
    <w:rsid w:val="00841317"/>
    <w:rsid w:val="00841494"/>
    <w:rsid w:val="00841EE9"/>
    <w:rsid w:val="008568C9"/>
    <w:rsid w:val="00864C98"/>
    <w:rsid w:val="00867196"/>
    <w:rsid w:val="00887DB7"/>
    <w:rsid w:val="008945DE"/>
    <w:rsid w:val="0089640C"/>
    <w:rsid w:val="008A4CE8"/>
    <w:rsid w:val="008A6E70"/>
    <w:rsid w:val="008B3EBA"/>
    <w:rsid w:val="008B4235"/>
    <w:rsid w:val="008B6AE0"/>
    <w:rsid w:val="008D40C9"/>
    <w:rsid w:val="008D5918"/>
    <w:rsid w:val="008E6B2B"/>
    <w:rsid w:val="008F5562"/>
    <w:rsid w:val="0091264C"/>
    <w:rsid w:val="009207B3"/>
    <w:rsid w:val="00924548"/>
    <w:rsid w:val="0092612B"/>
    <w:rsid w:val="0093113D"/>
    <w:rsid w:val="009546BB"/>
    <w:rsid w:val="00957DA6"/>
    <w:rsid w:val="009642AB"/>
    <w:rsid w:val="00971252"/>
    <w:rsid w:val="00986415"/>
    <w:rsid w:val="00986B46"/>
    <w:rsid w:val="009925CC"/>
    <w:rsid w:val="00994744"/>
    <w:rsid w:val="00996253"/>
    <w:rsid w:val="009A0F4C"/>
    <w:rsid w:val="009A1F37"/>
    <w:rsid w:val="009A5568"/>
    <w:rsid w:val="009B1C7E"/>
    <w:rsid w:val="009C0E69"/>
    <w:rsid w:val="009C2B2D"/>
    <w:rsid w:val="009C4A76"/>
    <w:rsid w:val="009E4A72"/>
    <w:rsid w:val="009F1CCB"/>
    <w:rsid w:val="009F6153"/>
    <w:rsid w:val="00A00541"/>
    <w:rsid w:val="00A01DD0"/>
    <w:rsid w:val="00A130D8"/>
    <w:rsid w:val="00A17B1D"/>
    <w:rsid w:val="00A20ECF"/>
    <w:rsid w:val="00A25A67"/>
    <w:rsid w:val="00A411BE"/>
    <w:rsid w:val="00A5167D"/>
    <w:rsid w:val="00A526AC"/>
    <w:rsid w:val="00A66B5B"/>
    <w:rsid w:val="00A70487"/>
    <w:rsid w:val="00A92905"/>
    <w:rsid w:val="00AA20ED"/>
    <w:rsid w:val="00AB0340"/>
    <w:rsid w:val="00AB1C8F"/>
    <w:rsid w:val="00AB22E4"/>
    <w:rsid w:val="00AC7BA5"/>
    <w:rsid w:val="00AD3685"/>
    <w:rsid w:val="00AD7E34"/>
    <w:rsid w:val="00AD7F18"/>
    <w:rsid w:val="00AF44D2"/>
    <w:rsid w:val="00B00027"/>
    <w:rsid w:val="00B017BA"/>
    <w:rsid w:val="00B02C17"/>
    <w:rsid w:val="00B075C4"/>
    <w:rsid w:val="00B105A6"/>
    <w:rsid w:val="00B1495E"/>
    <w:rsid w:val="00B2038F"/>
    <w:rsid w:val="00B20E16"/>
    <w:rsid w:val="00B24EB6"/>
    <w:rsid w:val="00B30A9D"/>
    <w:rsid w:val="00B36476"/>
    <w:rsid w:val="00B540EC"/>
    <w:rsid w:val="00B56C2A"/>
    <w:rsid w:val="00B64718"/>
    <w:rsid w:val="00B75649"/>
    <w:rsid w:val="00B82752"/>
    <w:rsid w:val="00B82B5D"/>
    <w:rsid w:val="00B82D7D"/>
    <w:rsid w:val="00B94604"/>
    <w:rsid w:val="00B94BCF"/>
    <w:rsid w:val="00BA0D08"/>
    <w:rsid w:val="00BA1ABF"/>
    <w:rsid w:val="00BB4CAF"/>
    <w:rsid w:val="00BC17CB"/>
    <w:rsid w:val="00BC2CE9"/>
    <w:rsid w:val="00BC789E"/>
    <w:rsid w:val="00BD0EF1"/>
    <w:rsid w:val="00BD1223"/>
    <w:rsid w:val="00BE369D"/>
    <w:rsid w:val="00BE3ED5"/>
    <w:rsid w:val="00BF5E38"/>
    <w:rsid w:val="00C030E9"/>
    <w:rsid w:val="00C207D8"/>
    <w:rsid w:val="00C24FA1"/>
    <w:rsid w:val="00C308FC"/>
    <w:rsid w:val="00C30C2F"/>
    <w:rsid w:val="00C31AE6"/>
    <w:rsid w:val="00C36B14"/>
    <w:rsid w:val="00C44466"/>
    <w:rsid w:val="00C60F0A"/>
    <w:rsid w:val="00C6165D"/>
    <w:rsid w:val="00C6350E"/>
    <w:rsid w:val="00C74740"/>
    <w:rsid w:val="00C7482C"/>
    <w:rsid w:val="00C77450"/>
    <w:rsid w:val="00C83AA4"/>
    <w:rsid w:val="00C939B0"/>
    <w:rsid w:val="00CA125A"/>
    <w:rsid w:val="00CA1AC2"/>
    <w:rsid w:val="00CA40D5"/>
    <w:rsid w:val="00CA4172"/>
    <w:rsid w:val="00CA44B7"/>
    <w:rsid w:val="00CB342F"/>
    <w:rsid w:val="00CC0FF2"/>
    <w:rsid w:val="00CC2C56"/>
    <w:rsid w:val="00CF0038"/>
    <w:rsid w:val="00CF60A4"/>
    <w:rsid w:val="00D06965"/>
    <w:rsid w:val="00D31FD7"/>
    <w:rsid w:val="00D320F1"/>
    <w:rsid w:val="00D33EDC"/>
    <w:rsid w:val="00D678D8"/>
    <w:rsid w:val="00D71DCA"/>
    <w:rsid w:val="00D7612C"/>
    <w:rsid w:val="00D847EC"/>
    <w:rsid w:val="00D8522A"/>
    <w:rsid w:val="00D858F1"/>
    <w:rsid w:val="00D95381"/>
    <w:rsid w:val="00DA0DEE"/>
    <w:rsid w:val="00DB1B7D"/>
    <w:rsid w:val="00DC312D"/>
    <w:rsid w:val="00DD2159"/>
    <w:rsid w:val="00DD3677"/>
    <w:rsid w:val="00DE461B"/>
    <w:rsid w:val="00DF0892"/>
    <w:rsid w:val="00E04E08"/>
    <w:rsid w:val="00E0522D"/>
    <w:rsid w:val="00E1257A"/>
    <w:rsid w:val="00E36943"/>
    <w:rsid w:val="00E377A4"/>
    <w:rsid w:val="00E526F6"/>
    <w:rsid w:val="00E61436"/>
    <w:rsid w:val="00E61A2B"/>
    <w:rsid w:val="00E63FD0"/>
    <w:rsid w:val="00E8715A"/>
    <w:rsid w:val="00E9706A"/>
    <w:rsid w:val="00EA618A"/>
    <w:rsid w:val="00EA6890"/>
    <w:rsid w:val="00EA6E96"/>
    <w:rsid w:val="00EB1E31"/>
    <w:rsid w:val="00EC1E96"/>
    <w:rsid w:val="00ED02A7"/>
    <w:rsid w:val="00ED1F35"/>
    <w:rsid w:val="00ED4941"/>
    <w:rsid w:val="00ED5A7D"/>
    <w:rsid w:val="00ED68D9"/>
    <w:rsid w:val="00EE5BFD"/>
    <w:rsid w:val="00EE6013"/>
    <w:rsid w:val="00EF4512"/>
    <w:rsid w:val="00EF59B3"/>
    <w:rsid w:val="00F01B9D"/>
    <w:rsid w:val="00F01FD2"/>
    <w:rsid w:val="00F02C71"/>
    <w:rsid w:val="00F0436C"/>
    <w:rsid w:val="00F11968"/>
    <w:rsid w:val="00F236D3"/>
    <w:rsid w:val="00F25051"/>
    <w:rsid w:val="00F26D54"/>
    <w:rsid w:val="00F3687F"/>
    <w:rsid w:val="00F44750"/>
    <w:rsid w:val="00F55246"/>
    <w:rsid w:val="00F72C2E"/>
    <w:rsid w:val="00F742E1"/>
    <w:rsid w:val="00F779EB"/>
    <w:rsid w:val="00F80F89"/>
    <w:rsid w:val="00FA1594"/>
    <w:rsid w:val="00FA6562"/>
    <w:rsid w:val="00FB1368"/>
    <w:rsid w:val="00FB2511"/>
    <w:rsid w:val="00FB3550"/>
    <w:rsid w:val="00FB5B12"/>
    <w:rsid w:val="00FB6193"/>
    <w:rsid w:val="00FC041F"/>
    <w:rsid w:val="00FD3975"/>
    <w:rsid w:val="00FD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8D8F13"/>
  <w15:docId w15:val="{F4BDB675-C900-45A7-A63A-0181B1BD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069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566C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42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9435C"/>
    <w:pPr>
      <w:jc w:val="center"/>
    </w:pPr>
    <w:rPr>
      <w:b/>
      <w:bCs/>
    </w:rPr>
  </w:style>
  <w:style w:type="character" w:customStyle="1" w:styleId="a4">
    <w:name w:val="Заголовок Знак"/>
    <w:basedOn w:val="a0"/>
    <w:link w:val="a3"/>
    <w:rsid w:val="0019435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21">
    <w:name w:val="Body Text Indent 2"/>
    <w:basedOn w:val="a"/>
    <w:link w:val="22"/>
    <w:rsid w:val="0019435C"/>
    <w:pPr>
      <w:ind w:firstLine="680"/>
      <w:jc w:val="both"/>
    </w:pPr>
    <w:rPr>
      <w:snapToGrid w:val="0"/>
      <w:sz w:val="28"/>
      <w:szCs w:val="20"/>
    </w:rPr>
  </w:style>
  <w:style w:type="character" w:customStyle="1" w:styleId="22">
    <w:name w:val="Основной текст с отступом 2 Знак"/>
    <w:basedOn w:val="a0"/>
    <w:link w:val="21"/>
    <w:rsid w:val="0019435C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BD0EF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D0E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D0EF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D0E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link w:val="aa"/>
    <w:uiPriority w:val="34"/>
    <w:qFormat/>
    <w:rsid w:val="00E1257A"/>
    <w:pPr>
      <w:ind w:left="720"/>
      <w:contextualSpacing/>
    </w:pPr>
  </w:style>
  <w:style w:type="paragraph" w:styleId="ab">
    <w:name w:val="Body Text Indent"/>
    <w:basedOn w:val="a"/>
    <w:link w:val="ac"/>
    <w:uiPriority w:val="99"/>
    <w:semiHidden/>
    <w:unhideWhenUsed/>
    <w:rsid w:val="0092612B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92612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2F4419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4419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">
    <w:name w:val="Основной текст_"/>
    <w:basedOn w:val="a0"/>
    <w:link w:val="5"/>
    <w:locked/>
    <w:rsid w:val="000F06C1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5">
    <w:name w:val="Основной текст5"/>
    <w:basedOn w:val="a"/>
    <w:link w:val="af"/>
    <w:rsid w:val="000F06C1"/>
    <w:pPr>
      <w:widowControl w:val="0"/>
      <w:shd w:val="clear" w:color="auto" w:fill="FFFFFF"/>
      <w:spacing w:after="360" w:line="331" w:lineRule="exact"/>
      <w:jc w:val="center"/>
    </w:pPr>
    <w:rPr>
      <w:rFonts w:eastAsiaTheme="minorHAnsi"/>
      <w:sz w:val="26"/>
      <w:szCs w:val="26"/>
      <w:lang w:eastAsia="en-US"/>
    </w:rPr>
  </w:style>
  <w:style w:type="paragraph" w:customStyle="1" w:styleId="af0">
    <w:name w:val="Текст титульной страницы"/>
    <w:basedOn w:val="a"/>
    <w:qFormat/>
    <w:rsid w:val="00C83AA4"/>
    <w:pPr>
      <w:jc w:val="center"/>
    </w:pPr>
    <w:rPr>
      <w:rFonts w:eastAsiaTheme="minorHAnsi" w:cstheme="minorBidi"/>
      <w:sz w:val="28"/>
      <w:szCs w:val="22"/>
      <w:lang w:val="en-US" w:eastAsia="en-US"/>
    </w:rPr>
  </w:style>
  <w:style w:type="table" w:styleId="af1">
    <w:name w:val="Table Grid"/>
    <w:basedOn w:val="a1"/>
    <w:uiPriority w:val="39"/>
    <w:rsid w:val="00C83AA4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2">
    <w:name w:val="Название документа"/>
    <w:basedOn w:val="a"/>
    <w:qFormat/>
    <w:rsid w:val="00C83AA4"/>
    <w:pPr>
      <w:spacing w:after="360" w:line="360" w:lineRule="auto"/>
      <w:jc w:val="center"/>
    </w:pPr>
    <w:rPr>
      <w:rFonts w:eastAsiaTheme="minorHAnsi" w:cstheme="minorBidi"/>
      <w:b/>
      <w:caps/>
      <w:sz w:val="28"/>
      <w:szCs w:val="22"/>
      <w:lang w:eastAsia="en-US"/>
    </w:rPr>
  </w:style>
  <w:style w:type="paragraph" w:customStyle="1" w:styleId="af3">
    <w:name w:val="_Обычный"/>
    <w:basedOn w:val="a"/>
    <w:link w:val="af4"/>
    <w:qFormat/>
    <w:rsid w:val="00C83AA4"/>
    <w:pPr>
      <w:spacing w:line="360" w:lineRule="auto"/>
      <w:ind w:firstLine="851"/>
      <w:jc w:val="both"/>
    </w:pPr>
    <w:rPr>
      <w:sz w:val="28"/>
      <w:szCs w:val="22"/>
    </w:rPr>
  </w:style>
  <w:style w:type="paragraph" w:styleId="af5">
    <w:name w:val="No Spacing"/>
    <w:uiPriority w:val="1"/>
    <w:qFormat/>
    <w:rsid w:val="00171345"/>
    <w:pPr>
      <w:widowControl w:val="0"/>
      <w:spacing w:after="0" w:line="240" w:lineRule="auto"/>
    </w:pPr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customStyle="1" w:styleId="12">
    <w:name w:val="_св_Заголовок 1_нумерация встроена"/>
    <w:basedOn w:val="a"/>
    <w:next w:val="a"/>
    <w:qFormat/>
    <w:rsid w:val="00F742E1"/>
    <w:pPr>
      <w:pageBreakBefore/>
      <w:tabs>
        <w:tab w:val="left" w:pos="1276"/>
      </w:tabs>
      <w:spacing w:after="120" w:line="360" w:lineRule="auto"/>
      <w:ind w:firstLine="851"/>
      <w:jc w:val="both"/>
      <w:outlineLvl w:val="0"/>
    </w:pPr>
    <w:rPr>
      <w:rFonts w:eastAsia="PMingLiU"/>
      <w:b/>
      <w:sz w:val="28"/>
      <w:szCs w:val="22"/>
    </w:rPr>
  </w:style>
  <w:style w:type="paragraph" w:customStyle="1" w:styleId="23">
    <w:name w:val="_св_Заголовок 2_нумерация встроена"/>
    <w:basedOn w:val="2"/>
    <w:next w:val="a"/>
    <w:qFormat/>
    <w:rsid w:val="00F742E1"/>
    <w:pPr>
      <w:tabs>
        <w:tab w:val="left" w:pos="1418"/>
      </w:tabs>
      <w:spacing w:before="120" w:after="120" w:line="360" w:lineRule="auto"/>
      <w:ind w:firstLine="851"/>
      <w:jc w:val="both"/>
    </w:pPr>
    <w:rPr>
      <w:rFonts w:ascii="Times New Roman" w:hAnsi="Times New Roman"/>
      <w:b/>
      <w:bCs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742E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f6">
    <w:name w:val="annotation reference"/>
    <w:basedOn w:val="a0"/>
    <w:uiPriority w:val="99"/>
    <w:semiHidden/>
    <w:unhideWhenUsed/>
    <w:rsid w:val="0089640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89640C"/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89640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89640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89640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b">
    <w:name w:val="_св_Литература"/>
    <w:basedOn w:val="afc"/>
    <w:uiPriority w:val="99"/>
    <w:qFormat/>
    <w:rsid w:val="009642AB"/>
    <w:pPr>
      <w:tabs>
        <w:tab w:val="left" w:pos="1134"/>
      </w:tabs>
      <w:spacing w:line="360" w:lineRule="auto"/>
      <w:ind w:firstLine="851"/>
      <w:jc w:val="both"/>
    </w:pPr>
    <w:rPr>
      <w:rFonts w:eastAsia="Calibri"/>
      <w:sz w:val="28"/>
      <w:szCs w:val="22"/>
      <w:lang w:eastAsia="en-US"/>
    </w:rPr>
  </w:style>
  <w:style w:type="paragraph" w:styleId="afc">
    <w:name w:val="Bibliography"/>
    <w:basedOn w:val="a"/>
    <w:next w:val="a"/>
    <w:uiPriority w:val="37"/>
    <w:semiHidden/>
    <w:unhideWhenUsed/>
    <w:rsid w:val="009642AB"/>
  </w:style>
  <w:style w:type="paragraph" w:customStyle="1" w:styleId="24">
    <w:name w:val="Обычный2"/>
    <w:rsid w:val="00A70487"/>
    <w:pPr>
      <w:widowControl w:val="0"/>
      <w:spacing w:after="0" w:line="300" w:lineRule="auto"/>
      <w:ind w:right="1400"/>
      <w:jc w:val="center"/>
    </w:pPr>
    <w:rPr>
      <w:rFonts w:ascii="Times New Roman" w:eastAsia="Times New Roman" w:hAnsi="Times New Roman" w:cs="Times New Roman"/>
      <w:b/>
      <w:snapToGrid w:val="0"/>
      <w:szCs w:val="2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A5568"/>
    <w:pPr>
      <w:tabs>
        <w:tab w:val="left" w:pos="284"/>
        <w:tab w:val="right" w:leader="dot" w:pos="9639"/>
      </w:tabs>
      <w:spacing w:line="360" w:lineRule="auto"/>
    </w:pPr>
    <w:rPr>
      <w:noProof/>
      <w:sz w:val="28"/>
      <w:szCs w:val="22"/>
      <w:lang w:eastAsia="en-US"/>
    </w:rPr>
  </w:style>
  <w:style w:type="paragraph" w:styleId="25">
    <w:name w:val="toc 2"/>
    <w:basedOn w:val="13"/>
    <w:next w:val="a"/>
    <w:autoRedefine/>
    <w:uiPriority w:val="39"/>
    <w:unhideWhenUsed/>
    <w:rsid w:val="009A5568"/>
    <w:pPr>
      <w:tabs>
        <w:tab w:val="clear" w:pos="284"/>
        <w:tab w:val="left" w:pos="709"/>
      </w:tabs>
      <w:ind w:left="142"/>
    </w:pPr>
  </w:style>
  <w:style w:type="paragraph" w:styleId="3">
    <w:name w:val="toc 3"/>
    <w:basedOn w:val="25"/>
    <w:next w:val="a"/>
    <w:autoRedefine/>
    <w:uiPriority w:val="39"/>
    <w:unhideWhenUsed/>
    <w:rsid w:val="009A5568"/>
    <w:pPr>
      <w:tabs>
        <w:tab w:val="clear" w:pos="709"/>
        <w:tab w:val="left" w:pos="1134"/>
      </w:tabs>
      <w:ind w:left="426"/>
    </w:pPr>
  </w:style>
  <w:style w:type="character" w:styleId="afd">
    <w:name w:val="Hyperlink"/>
    <w:uiPriority w:val="99"/>
    <w:unhideWhenUsed/>
    <w:rsid w:val="009A5568"/>
    <w:rPr>
      <w:color w:val="0000FF"/>
      <w:u w:val="single"/>
    </w:rPr>
  </w:style>
  <w:style w:type="paragraph" w:customStyle="1" w:styleId="afe">
    <w:name w:val="Заголовок_не_оглавление"/>
    <w:basedOn w:val="a"/>
    <w:next w:val="a"/>
    <w:qFormat/>
    <w:rsid w:val="009A5568"/>
    <w:pPr>
      <w:spacing w:before="120" w:after="120" w:line="360" w:lineRule="auto"/>
      <w:jc w:val="center"/>
    </w:pPr>
    <w:rPr>
      <w:caps/>
      <w:sz w:val="28"/>
      <w:szCs w:val="22"/>
    </w:rPr>
  </w:style>
  <w:style w:type="character" w:customStyle="1" w:styleId="14">
    <w:name w:val="Основной текст + Полужирный1"/>
    <w:basedOn w:val="af"/>
    <w:rsid w:val="00F44750"/>
    <w:rPr>
      <w:rFonts w:ascii="Times New Roman" w:hAnsi="Times New Roman" w:cs="Times New Roman"/>
      <w:b/>
      <w:bCs/>
      <w:color w:val="000000"/>
      <w:spacing w:val="0"/>
      <w:w w:val="100"/>
      <w:position w:val="0"/>
      <w:sz w:val="26"/>
      <w:szCs w:val="26"/>
      <w:u w:val="none"/>
      <w:shd w:val="clear" w:color="auto" w:fill="FFFFFF"/>
      <w:lang w:val="ru-RU"/>
    </w:rPr>
  </w:style>
  <w:style w:type="paragraph" w:customStyle="1" w:styleId="aff">
    <w:name w:val="Î"/>
    <w:rsid w:val="00F4475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566C3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fontstyle01">
    <w:name w:val="fontstyle01"/>
    <w:basedOn w:val="a0"/>
    <w:rsid w:val="005E50BE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-">
    <w:name w:val="- список ненум"/>
    <w:basedOn w:val="af3"/>
    <w:link w:val="-0"/>
    <w:qFormat/>
    <w:rsid w:val="004E63AF"/>
    <w:pPr>
      <w:numPr>
        <w:numId w:val="1"/>
      </w:numPr>
    </w:pPr>
  </w:style>
  <w:style w:type="table" w:customStyle="1" w:styleId="15">
    <w:name w:val="Сетка таблицы1"/>
    <w:basedOn w:val="a1"/>
    <w:next w:val="af1"/>
    <w:uiPriority w:val="39"/>
    <w:rsid w:val="005E02F8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_Обычный Знак"/>
    <w:basedOn w:val="a0"/>
    <w:link w:val="af3"/>
    <w:rsid w:val="004E63AF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-0">
    <w:name w:val="- список ненум Знак"/>
    <w:basedOn w:val="af4"/>
    <w:link w:val="-"/>
    <w:rsid w:val="004E63AF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a">
    <w:name w:val="Абзац списка Знак"/>
    <w:basedOn w:val="a0"/>
    <w:link w:val="a9"/>
    <w:uiPriority w:val="34"/>
    <w:rsid w:val="00C30C2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TOC Heading"/>
    <w:basedOn w:val="10"/>
    <w:next w:val="a"/>
    <w:uiPriority w:val="39"/>
    <w:unhideWhenUsed/>
    <w:qFormat/>
    <w:rsid w:val="0093113D"/>
    <w:pPr>
      <w:spacing w:line="259" w:lineRule="auto"/>
      <w:outlineLvl w:val="9"/>
    </w:pPr>
  </w:style>
  <w:style w:type="paragraph" w:customStyle="1" w:styleId="1">
    <w:name w:val="1 литератураъ"/>
    <w:basedOn w:val="af3"/>
    <w:link w:val="16"/>
    <w:qFormat/>
    <w:rsid w:val="00336E7C"/>
    <w:pPr>
      <w:numPr>
        <w:numId w:val="2"/>
      </w:numPr>
      <w:ind w:left="0" w:firstLine="0"/>
    </w:pPr>
  </w:style>
  <w:style w:type="character" w:customStyle="1" w:styleId="16">
    <w:name w:val="1 литератураъ Знак"/>
    <w:basedOn w:val="af4"/>
    <w:link w:val="1"/>
    <w:rsid w:val="00336E7C"/>
    <w:rPr>
      <w:rFonts w:ascii="Times New Roman" w:eastAsia="Times New Roman" w:hAnsi="Times New Roman" w:cs="Times New Roman"/>
      <w:sz w:val="28"/>
      <w:lang w:eastAsia="ru-RU"/>
    </w:rPr>
  </w:style>
  <w:style w:type="numbering" w:customStyle="1" w:styleId="17">
    <w:name w:val="Нет списка1"/>
    <w:next w:val="a2"/>
    <w:uiPriority w:val="99"/>
    <w:semiHidden/>
    <w:unhideWhenUsed/>
    <w:rsid w:val="00491C47"/>
  </w:style>
  <w:style w:type="table" w:customStyle="1" w:styleId="26">
    <w:name w:val="Сетка таблицы2"/>
    <w:basedOn w:val="a1"/>
    <w:next w:val="af1"/>
    <w:uiPriority w:val="59"/>
    <w:rsid w:val="00491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491C47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491C47"/>
  </w:style>
  <w:style w:type="character" w:customStyle="1" w:styleId="eop">
    <w:name w:val="eop"/>
    <w:basedOn w:val="a0"/>
    <w:rsid w:val="00491C47"/>
  </w:style>
  <w:style w:type="character" w:customStyle="1" w:styleId="spellingerror">
    <w:name w:val="spellingerror"/>
    <w:basedOn w:val="a0"/>
    <w:rsid w:val="00491C47"/>
  </w:style>
  <w:style w:type="character" w:styleId="aff1">
    <w:name w:val="Placeholder Text"/>
    <w:basedOn w:val="a0"/>
    <w:uiPriority w:val="99"/>
    <w:semiHidden/>
    <w:rsid w:val="00491C47"/>
    <w:rPr>
      <w:color w:val="808080"/>
    </w:rPr>
  </w:style>
  <w:style w:type="character" w:styleId="aff2">
    <w:name w:val="Unresolved Mention"/>
    <w:basedOn w:val="a0"/>
    <w:uiPriority w:val="99"/>
    <w:semiHidden/>
    <w:unhideWhenUsed/>
    <w:rsid w:val="00491C47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491C47"/>
    <w:pPr>
      <w:spacing w:before="100" w:beforeAutospacing="1" w:after="100" w:afterAutospacing="1"/>
    </w:pPr>
  </w:style>
  <w:style w:type="paragraph" w:styleId="aff4">
    <w:name w:val="Body Text"/>
    <w:basedOn w:val="a"/>
    <w:link w:val="aff5"/>
    <w:uiPriority w:val="99"/>
    <w:semiHidden/>
    <w:unhideWhenUsed/>
    <w:rsid w:val="007E0B63"/>
    <w:pPr>
      <w:spacing w:after="120"/>
    </w:pPr>
  </w:style>
  <w:style w:type="character" w:customStyle="1" w:styleId="aff5">
    <w:name w:val="Основной текст Знак"/>
    <w:basedOn w:val="a0"/>
    <w:link w:val="aff4"/>
    <w:uiPriority w:val="99"/>
    <w:semiHidden/>
    <w:rsid w:val="007E0B6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2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itsecurity.ru/catalog/eb12/" TargetMode="External"/><Relationship Id="rId18" Type="http://schemas.openxmlformats.org/officeDocument/2006/relationships/image" Target="media/image5.jpe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medium.com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infosystems.ru/courses/psikhologiya_upravleniya/protivodeystvie_sotsialnoy_inzhenerii/" TargetMode="External"/><Relationship Id="rId17" Type="http://schemas.openxmlformats.org/officeDocument/2006/relationships/image" Target="media/image4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www.habr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itglobal.com/ru-ru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fstec.r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c-echelon.ru/nashi-kursy/kursy-podgotovki-etichnyh-hakerov/podgotovka-etichnyh-hakerov/" TargetMode="External"/><Relationship Id="rId22" Type="http://schemas.openxmlformats.org/officeDocument/2006/relationships/hyperlink" Target="https://www.cossa.ru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6585D0CF633BD44A0CEA0CE3264F6E6" ma:contentTypeVersion="12" ma:contentTypeDescription="Создание документа." ma:contentTypeScope="" ma:versionID="d7ad144a441b171ba42c67b7d6a46151">
  <xsd:schema xmlns:xsd="http://www.w3.org/2001/XMLSchema" xmlns:xs="http://www.w3.org/2001/XMLSchema" xmlns:p="http://schemas.microsoft.com/office/2006/metadata/properties" xmlns:ns3="9345a44f-7ef5-4e94-a67e-4c7be68f6483" xmlns:ns4="d27ad91e-e5d4-45ae-8fd0-0ebd25a89c91" targetNamespace="http://schemas.microsoft.com/office/2006/metadata/properties" ma:root="true" ma:fieldsID="6348d1e8add6eb96f4d0e58b7d7d9755" ns3:_="" ns4:_="">
    <xsd:import namespace="9345a44f-7ef5-4e94-a67e-4c7be68f6483"/>
    <xsd:import namespace="d27ad91e-e5d4-45ae-8fd0-0ebd25a89c9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5a44f-7ef5-4e94-a67e-4c7be68f64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7ad91e-e5d4-45ae-8fd0-0ebd25a89c9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2199BB2-52E4-4798-81C2-45D1F86B29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5a44f-7ef5-4e94-a67e-4c7be68f6483"/>
    <ds:schemaRef ds:uri="d27ad91e-e5d4-45ae-8fd0-0ebd25a89c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EE9A34-6F37-40C5-BA17-A820F5BE8B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F52DB2-7C1D-44AE-90F7-8E68680D0BB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4AD95B-EAD9-4183-9D11-5E51A2E1FBD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9102</Words>
  <Characters>51884</Characters>
  <Application>Microsoft Office Word</Application>
  <DocSecurity>0</DocSecurity>
  <Lines>432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User</cp:lastModifiedBy>
  <cp:revision>4</cp:revision>
  <cp:lastPrinted>2020-10-20T05:59:00Z</cp:lastPrinted>
  <dcterms:created xsi:type="dcterms:W3CDTF">2020-10-15T11:16:00Z</dcterms:created>
  <dcterms:modified xsi:type="dcterms:W3CDTF">2020-10-20T06:01:00Z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0x010100C6585D0CF633BD44A0CEA0CE3264F6E6</vt:lpwstr>
  </property>
</Properties>
</file>